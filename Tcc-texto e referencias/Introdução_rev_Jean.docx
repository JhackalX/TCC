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09F" w:rsidRPr="00EA2624" w:rsidRDefault="00F6333F" w:rsidP="00F6333F">
      <w:pPr>
        <w:pStyle w:val="PargrafodaLista"/>
        <w:numPr>
          <w:ilvl w:val="0"/>
          <w:numId w:val="2"/>
        </w:numPr>
        <w:rPr>
          <w:rFonts w:ascii="Arial" w:hAnsi="Arial" w:cs="Arial"/>
          <w:sz w:val="24"/>
          <w:szCs w:val="24"/>
        </w:rPr>
      </w:pPr>
      <w:r w:rsidRPr="00EA2624">
        <w:rPr>
          <w:rFonts w:ascii="Arial" w:hAnsi="Arial" w:cs="Arial"/>
          <w:sz w:val="24"/>
          <w:szCs w:val="24"/>
        </w:rPr>
        <w:t>Introdução</w:t>
      </w:r>
    </w:p>
    <w:p w:rsidR="00F6333F" w:rsidRPr="00EA2624" w:rsidRDefault="00F6333F" w:rsidP="00F6333F">
      <w:pPr>
        <w:ind w:left="360"/>
        <w:jc w:val="both"/>
        <w:rPr>
          <w:rFonts w:ascii="Arial" w:hAnsi="Arial" w:cs="Arial"/>
          <w:sz w:val="24"/>
          <w:szCs w:val="24"/>
        </w:rPr>
      </w:pPr>
    </w:p>
    <w:p w:rsidR="002A19F4" w:rsidRDefault="00F6333F" w:rsidP="003342CD">
      <w:pPr>
        <w:spacing w:line="360" w:lineRule="auto"/>
        <w:ind w:firstLine="360"/>
        <w:jc w:val="both"/>
        <w:rPr>
          <w:rFonts w:ascii="Arial" w:hAnsi="Arial" w:cs="Arial"/>
          <w:spacing w:val="-2"/>
          <w:sz w:val="24"/>
          <w:szCs w:val="24"/>
        </w:rPr>
      </w:pPr>
      <w:r w:rsidRPr="00EA2624">
        <w:rPr>
          <w:rFonts w:ascii="Arial" w:hAnsi="Arial" w:cs="Arial"/>
          <w:sz w:val="24"/>
          <w:szCs w:val="24"/>
        </w:rPr>
        <w:t>Desde a pré-história o homem procura lugares para habitação e proteção</w:t>
      </w:r>
      <w:r w:rsidR="009F25D9">
        <w:rPr>
          <w:rFonts w:ascii="Arial" w:hAnsi="Arial" w:cs="Arial"/>
          <w:sz w:val="24"/>
          <w:szCs w:val="24"/>
        </w:rPr>
        <w:t>,</w:t>
      </w:r>
      <w:r w:rsidRPr="00EA2624">
        <w:rPr>
          <w:rFonts w:ascii="Arial" w:hAnsi="Arial" w:cs="Arial"/>
          <w:sz w:val="24"/>
          <w:szCs w:val="24"/>
        </w:rPr>
        <w:t xml:space="preserve"> modificando o ambiente, seja construído </w:t>
      </w:r>
      <w:r w:rsidR="00443E14" w:rsidRPr="00EA2624">
        <w:rPr>
          <w:rFonts w:ascii="Arial" w:hAnsi="Arial" w:cs="Arial"/>
          <w:sz w:val="24"/>
          <w:szCs w:val="24"/>
        </w:rPr>
        <w:t>ou de forma natural (BARBIRATO; SOUZA; TORRES</w:t>
      </w:r>
      <w:r w:rsidR="00443E14" w:rsidRPr="00EA2624">
        <w:rPr>
          <w:rFonts w:ascii="Arial" w:hAnsi="Arial" w:cs="Arial"/>
          <w:i/>
          <w:sz w:val="24"/>
          <w:szCs w:val="24"/>
        </w:rPr>
        <w:t xml:space="preserve">, </w:t>
      </w:r>
      <w:r w:rsidR="00443E14" w:rsidRPr="00EA2624">
        <w:rPr>
          <w:rFonts w:ascii="Arial" w:hAnsi="Arial" w:cs="Arial"/>
          <w:spacing w:val="-2"/>
          <w:sz w:val="24"/>
          <w:szCs w:val="24"/>
        </w:rPr>
        <w:t>2007(adaptado))</w:t>
      </w:r>
      <w:r w:rsidR="00EA2624" w:rsidRPr="00EA2624">
        <w:rPr>
          <w:rFonts w:ascii="Arial" w:hAnsi="Arial" w:cs="Arial"/>
          <w:spacing w:val="-2"/>
          <w:sz w:val="24"/>
          <w:szCs w:val="24"/>
        </w:rPr>
        <w:t>. A evolução de sua moradia se adequou de acordo com suas observações do ambiente que lhe cercavam, seja no âmbito transgressora, que variam desde a vida selvagem ao seu redor, à variação climática local</w:t>
      </w:r>
      <w:r w:rsidR="002A19F4">
        <w:rPr>
          <w:rFonts w:ascii="Arial" w:hAnsi="Arial" w:cs="Arial"/>
          <w:spacing w:val="-2"/>
          <w:sz w:val="24"/>
          <w:szCs w:val="24"/>
        </w:rPr>
        <w:t>, protegendo-se de sol, chuva, frio, calor, etc. Assim, o homem aprendeu a usar o seu ambiente a favor para a escolha de um local mais confortável para se fixar.</w:t>
      </w:r>
    </w:p>
    <w:p w:rsidR="003342CD" w:rsidRDefault="00232009" w:rsidP="003342CD">
      <w:pPr>
        <w:spacing w:line="360" w:lineRule="auto"/>
        <w:ind w:firstLine="360"/>
        <w:jc w:val="both"/>
        <w:rPr>
          <w:rFonts w:ascii="Arial" w:hAnsi="Arial" w:cs="Arial"/>
          <w:spacing w:val="-2"/>
          <w:sz w:val="24"/>
          <w:szCs w:val="24"/>
        </w:rPr>
      </w:pPr>
      <w:r>
        <w:rPr>
          <w:rFonts w:ascii="Arial" w:hAnsi="Arial" w:cs="Arial"/>
          <w:spacing w:val="-2"/>
          <w:sz w:val="24"/>
          <w:szCs w:val="24"/>
        </w:rPr>
        <w:t>No entanto, apesar d</w:t>
      </w:r>
      <w:r w:rsidR="007601AA">
        <w:rPr>
          <w:rFonts w:ascii="Arial" w:hAnsi="Arial" w:cs="Arial"/>
          <w:spacing w:val="-2"/>
          <w:sz w:val="24"/>
          <w:szCs w:val="24"/>
        </w:rPr>
        <w:t>o</w:t>
      </w:r>
      <w:r>
        <w:rPr>
          <w:rFonts w:ascii="Arial" w:hAnsi="Arial" w:cs="Arial"/>
          <w:spacing w:val="-2"/>
          <w:sz w:val="24"/>
          <w:szCs w:val="24"/>
        </w:rPr>
        <w:t xml:space="preserve"> conceito de arquitetura </w:t>
      </w:r>
      <w:proofErr w:type="spellStart"/>
      <w:r>
        <w:rPr>
          <w:rFonts w:ascii="Arial" w:hAnsi="Arial" w:cs="Arial"/>
          <w:spacing w:val="-2"/>
          <w:sz w:val="24"/>
          <w:szCs w:val="24"/>
        </w:rPr>
        <w:t>bioclimática</w:t>
      </w:r>
      <w:proofErr w:type="spellEnd"/>
      <w:r>
        <w:rPr>
          <w:rFonts w:ascii="Arial" w:hAnsi="Arial" w:cs="Arial"/>
          <w:spacing w:val="-2"/>
          <w:sz w:val="24"/>
          <w:szCs w:val="24"/>
        </w:rPr>
        <w:t xml:space="preserve"> não ser recente, percebe-se mesmo hoje no século XXI, </w:t>
      </w:r>
      <w:del w:id="0" w:author="Jean" w:date="2019-06-12T17:22:00Z">
        <w:r w:rsidDel="005278B1">
          <w:rPr>
            <w:rFonts w:ascii="Arial" w:hAnsi="Arial" w:cs="Arial"/>
            <w:spacing w:val="-2"/>
            <w:sz w:val="24"/>
            <w:szCs w:val="24"/>
          </w:rPr>
          <w:delText xml:space="preserve">mitos </w:delText>
        </w:r>
      </w:del>
      <w:ins w:id="1" w:author="Jean" w:date="2019-06-12T17:22:00Z">
        <w:r w:rsidR="005278B1">
          <w:rPr>
            <w:rFonts w:ascii="Arial" w:hAnsi="Arial" w:cs="Arial"/>
            <w:spacing w:val="-2"/>
            <w:sz w:val="24"/>
            <w:szCs w:val="24"/>
          </w:rPr>
          <w:t xml:space="preserve">que muitos </w:t>
        </w:r>
      </w:ins>
      <w:r>
        <w:rPr>
          <w:rFonts w:ascii="Arial" w:hAnsi="Arial" w:cs="Arial"/>
          <w:spacing w:val="-2"/>
          <w:sz w:val="24"/>
          <w:szCs w:val="24"/>
        </w:rPr>
        <w:t xml:space="preserve">projetos não refletem esta preocupação com o meio. O processo de construção inevitavelmente interfere no meio, isso é fato, segregação do </w:t>
      </w:r>
      <w:r w:rsidR="00C04024">
        <w:rPr>
          <w:rFonts w:ascii="Arial" w:hAnsi="Arial" w:cs="Arial"/>
          <w:spacing w:val="-2"/>
          <w:sz w:val="24"/>
          <w:szCs w:val="24"/>
        </w:rPr>
        <w:t>solo, zonas urbanas gera</w:t>
      </w:r>
      <w:r w:rsidR="009D379F">
        <w:rPr>
          <w:rFonts w:ascii="Arial" w:hAnsi="Arial" w:cs="Arial"/>
          <w:spacing w:val="-2"/>
          <w:sz w:val="24"/>
          <w:szCs w:val="24"/>
        </w:rPr>
        <w:t>n</w:t>
      </w:r>
      <w:r w:rsidR="00C04024">
        <w:rPr>
          <w:rFonts w:ascii="Arial" w:hAnsi="Arial" w:cs="Arial"/>
          <w:spacing w:val="-2"/>
          <w:sz w:val="24"/>
          <w:szCs w:val="24"/>
        </w:rPr>
        <w:t>do ilhas</w:t>
      </w:r>
      <w:r>
        <w:rPr>
          <w:rFonts w:ascii="Arial" w:hAnsi="Arial" w:cs="Arial"/>
          <w:spacing w:val="-2"/>
          <w:sz w:val="24"/>
          <w:szCs w:val="24"/>
        </w:rPr>
        <w:t xml:space="preserve"> de calor</w:t>
      </w:r>
      <w:r w:rsidR="00C04024">
        <w:rPr>
          <w:rFonts w:ascii="Arial" w:hAnsi="Arial" w:cs="Arial"/>
          <w:spacing w:val="-2"/>
          <w:sz w:val="24"/>
          <w:szCs w:val="24"/>
        </w:rPr>
        <w:t>,</w:t>
      </w:r>
      <w:r w:rsidR="003342CD">
        <w:rPr>
          <w:rFonts w:ascii="Arial" w:hAnsi="Arial" w:cs="Arial"/>
          <w:spacing w:val="-2"/>
          <w:sz w:val="24"/>
          <w:szCs w:val="24"/>
        </w:rPr>
        <w:t xml:space="preserve"> etc. </w:t>
      </w:r>
      <w:r w:rsidR="005278B1">
        <w:rPr>
          <w:rFonts w:ascii="Arial" w:hAnsi="Arial" w:cs="Arial"/>
          <w:spacing w:val="-2"/>
          <w:sz w:val="24"/>
          <w:szCs w:val="24"/>
        </w:rPr>
        <w:t>P</w:t>
      </w:r>
      <w:r w:rsidR="003342CD">
        <w:rPr>
          <w:rFonts w:ascii="Arial" w:hAnsi="Arial" w:cs="Arial"/>
          <w:spacing w:val="-2"/>
          <w:sz w:val="24"/>
          <w:szCs w:val="24"/>
        </w:rPr>
        <w:t xml:space="preserve">ensando nesse desequilíbrio do ecossistema, o urbanismo e a arquitetura precisam ser adequados ao clima local para que se possa construir </w:t>
      </w:r>
      <w:r w:rsidR="0020486D">
        <w:rPr>
          <w:rFonts w:ascii="Arial" w:hAnsi="Arial" w:cs="Arial"/>
          <w:spacing w:val="-2"/>
          <w:sz w:val="24"/>
          <w:szCs w:val="24"/>
        </w:rPr>
        <w:t>ex</w:t>
      </w:r>
      <w:r w:rsidR="003342CD">
        <w:rPr>
          <w:rFonts w:ascii="Arial" w:hAnsi="Arial" w:cs="Arial"/>
          <w:spacing w:val="-2"/>
          <w:sz w:val="24"/>
          <w:szCs w:val="24"/>
        </w:rPr>
        <w:t>pa</w:t>
      </w:r>
      <w:r w:rsidR="0020486D">
        <w:rPr>
          <w:rFonts w:ascii="Arial" w:hAnsi="Arial" w:cs="Arial"/>
          <w:spacing w:val="-2"/>
          <w:sz w:val="24"/>
          <w:szCs w:val="24"/>
        </w:rPr>
        <w:t>ns</w:t>
      </w:r>
      <w:r w:rsidR="003342CD">
        <w:rPr>
          <w:rFonts w:ascii="Arial" w:hAnsi="Arial" w:cs="Arial"/>
          <w:spacing w:val="-2"/>
          <w:sz w:val="24"/>
          <w:szCs w:val="24"/>
        </w:rPr>
        <w:t>ões capazes de dar condições de conforto ao homem.</w:t>
      </w:r>
    </w:p>
    <w:p w:rsidR="000F2B5A" w:rsidRDefault="000F2B5A" w:rsidP="003342CD">
      <w:pPr>
        <w:spacing w:line="360" w:lineRule="auto"/>
        <w:ind w:firstLine="360"/>
        <w:jc w:val="both"/>
        <w:rPr>
          <w:rFonts w:ascii="Arial" w:hAnsi="Arial" w:cs="Arial"/>
          <w:spacing w:val="-3"/>
          <w:sz w:val="24"/>
          <w:szCs w:val="24"/>
        </w:rPr>
      </w:pPr>
      <w:r>
        <w:rPr>
          <w:rFonts w:ascii="Arial" w:hAnsi="Arial" w:cs="Arial"/>
          <w:spacing w:val="-2"/>
          <w:sz w:val="24"/>
          <w:szCs w:val="24"/>
        </w:rPr>
        <w:t xml:space="preserve">A afirmação feita por Yoshida </w:t>
      </w:r>
      <w:r w:rsidRPr="005278B1">
        <w:rPr>
          <w:rFonts w:ascii="Arial" w:hAnsi="Arial" w:cs="Arial"/>
          <w:spacing w:val="-2"/>
          <w:sz w:val="24"/>
          <w:szCs w:val="24"/>
          <w:highlight w:val="yellow"/>
        </w:rPr>
        <w:t>(206)</w:t>
      </w:r>
      <w:r>
        <w:rPr>
          <w:rFonts w:ascii="Arial" w:hAnsi="Arial" w:cs="Arial"/>
          <w:spacing w:val="-2"/>
          <w:sz w:val="24"/>
          <w:szCs w:val="24"/>
        </w:rPr>
        <w:t xml:space="preserve"> sobre a economia de energia como fator importante na qualidade e conforto das habitações ficou provada com a crise de energia mundial na década de 70</w:t>
      </w:r>
      <w:r w:rsidR="005278B1">
        <w:rPr>
          <w:rFonts w:ascii="Arial" w:hAnsi="Arial" w:cs="Arial"/>
          <w:spacing w:val="-2"/>
          <w:sz w:val="24"/>
          <w:szCs w:val="24"/>
        </w:rPr>
        <w:t>. M</w:t>
      </w:r>
      <w:r>
        <w:rPr>
          <w:rFonts w:ascii="Arial" w:hAnsi="Arial" w:cs="Arial"/>
          <w:spacing w:val="-2"/>
          <w:sz w:val="24"/>
          <w:szCs w:val="24"/>
        </w:rPr>
        <w:t xml:space="preserve">uito similarmente, o Brasil passou pela mesma crise em 2001 e passou a aderir a </w:t>
      </w:r>
      <w:r w:rsidR="005278B1">
        <w:rPr>
          <w:rFonts w:ascii="Arial" w:hAnsi="Arial" w:cs="Arial"/>
          <w:spacing w:val="-2"/>
          <w:sz w:val="24"/>
          <w:szCs w:val="24"/>
        </w:rPr>
        <w:t>várias</w:t>
      </w:r>
      <w:r>
        <w:rPr>
          <w:rFonts w:ascii="Arial" w:hAnsi="Arial" w:cs="Arial"/>
          <w:spacing w:val="-2"/>
          <w:sz w:val="24"/>
          <w:szCs w:val="24"/>
        </w:rPr>
        <w:t xml:space="preserve"> ações que tinham como base a conservação da energia e se</w:t>
      </w:r>
      <w:r w:rsidR="005278B1">
        <w:rPr>
          <w:rFonts w:ascii="Arial" w:hAnsi="Arial" w:cs="Arial"/>
          <w:spacing w:val="-2"/>
          <w:sz w:val="24"/>
          <w:szCs w:val="24"/>
        </w:rPr>
        <w:t>u</w:t>
      </w:r>
      <w:r>
        <w:rPr>
          <w:rFonts w:ascii="Arial" w:hAnsi="Arial" w:cs="Arial"/>
          <w:spacing w:val="-2"/>
          <w:sz w:val="24"/>
          <w:szCs w:val="24"/>
        </w:rPr>
        <w:t xml:space="preserve"> uso econômico em edificações</w:t>
      </w:r>
      <w:r w:rsidR="005278B1">
        <w:rPr>
          <w:rFonts w:ascii="Arial" w:hAnsi="Arial" w:cs="Arial"/>
          <w:spacing w:val="-2"/>
          <w:sz w:val="24"/>
          <w:szCs w:val="24"/>
        </w:rPr>
        <w:t>,</w:t>
      </w:r>
      <w:r>
        <w:rPr>
          <w:rFonts w:ascii="Arial" w:hAnsi="Arial" w:cs="Arial"/>
          <w:spacing w:val="-2"/>
          <w:sz w:val="24"/>
          <w:szCs w:val="24"/>
        </w:rPr>
        <w:t xml:space="preserve"> aliviando o peso de investimentos em aumento de geração de energia em hidroelétri</w:t>
      </w:r>
      <w:r w:rsidRPr="00474403">
        <w:rPr>
          <w:rFonts w:ascii="Arial" w:hAnsi="Arial" w:cs="Arial"/>
          <w:spacing w:val="-2"/>
          <w:sz w:val="24"/>
          <w:szCs w:val="24"/>
        </w:rPr>
        <w:t>ca.</w:t>
      </w:r>
      <w:r w:rsidR="00CA0CEB" w:rsidRPr="00474403">
        <w:rPr>
          <w:spacing w:val="-2"/>
        </w:rPr>
        <w:t xml:space="preserve"> </w:t>
      </w:r>
      <w:r w:rsidR="00CA0CEB" w:rsidRPr="00474403">
        <w:rPr>
          <w:rFonts w:ascii="Arial" w:hAnsi="Arial" w:cs="Arial"/>
          <w:spacing w:val="-2"/>
          <w:sz w:val="24"/>
          <w:szCs w:val="24"/>
        </w:rPr>
        <w:t>“As</w:t>
      </w:r>
      <w:r w:rsidR="00CA0CEB" w:rsidRPr="00CA0CEB">
        <w:rPr>
          <w:rFonts w:ascii="Arial" w:hAnsi="Arial" w:cs="Arial"/>
          <w:spacing w:val="-2"/>
          <w:sz w:val="24"/>
          <w:szCs w:val="24"/>
        </w:rPr>
        <w:t xml:space="preserve"> </w:t>
      </w:r>
      <w:r w:rsidR="00CA0CEB" w:rsidRPr="00CA0CEB">
        <w:rPr>
          <w:rFonts w:ascii="Arial" w:hAnsi="Arial" w:cs="Arial"/>
          <w:spacing w:val="-3"/>
          <w:sz w:val="24"/>
          <w:szCs w:val="24"/>
        </w:rPr>
        <w:t xml:space="preserve">exigências </w:t>
      </w:r>
      <w:r w:rsidR="00CA0CEB" w:rsidRPr="00CA0CEB">
        <w:rPr>
          <w:rFonts w:ascii="Arial" w:hAnsi="Arial" w:cs="Arial"/>
          <w:sz w:val="24"/>
          <w:szCs w:val="24"/>
        </w:rPr>
        <w:t xml:space="preserve">atuais </w:t>
      </w:r>
      <w:r w:rsidR="00CA0CEB" w:rsidRPr="00CA0CEB">
        <w:rPr>
          <w:rFonts w:ascii="Arial" w:hAnsi="Arial" w:cs="Arial"/>
          <w:spacing w:val="-3"/>
          <w:sz w:val="24"/>
          <w:szCs w:val="24"/>
        </w:rPr>
        <w:t xml:space="preserve">relativas </w:t>
      </w:r>
      <w:r w:rsidR="00CA0CEB" w:rsidRPr="00CA0CEB">
        <w:rPr>
          <w:rFonts w:ascii="Arial" w:hAnsi="Arial" w:cs="Arial"/>
          <w:sz w:val="24"/>
          <w:szCs w:val="24"/>
        </w:rPr>
        <w:t xml:space="preserve">à </w:t>
      </w:r>
      <w:r w:rsidR="00CA0CEB" w:rsidRPr="00CA0CEB">
        <w:rPr>
          <w:rFonts w:ascii="Arial" w:hAnsi="Arial" w:cs="Arial"/>
          <w:spacing w:val="-3"/>
          <w:sz w:val="24"/>
          <w:szCs w:val="24"/>
        </w:rPr>
        <w:t xml:space="preserve">conservação </w:t>
      </w:r>
      <w:r w:rsidR="00CA0CEB" w:rsidRPr="00CA0CEB">
        <w:rPr>
          <w:rFonts w:ascii="Arial" w:hAnsi="Arial" w:cs="Arial"/>
          <w:sz w:val="24"/>
          <w:szCs w:val="24"/>
        </w:rPr>
        <w:t xml:space="preserve">de </w:t>
      </w:r>
      <w:r w:rsidR="00CA0CEB" w:rsidRPr="00CA0CEB">
        <w:rPr>
          <w:rFonts w:ascii="Arial" w:hAnsi="Arial" w:cs="Arial"/>
          <w:spacing w:val="-3"/>
          <w:sz w:val="24"/>
          <w:szCs w:val="24"/>
        </w:rPr>
        <w:t xml:space="preserve">energia </w:t>
      </w:r>
      <w:r w:rsidR="00CA0CEB" w:rsidRPr="00CA0CEB">
        <w:rPr>
          <w:rFonts w:ascii="Arial" w:hAnsi="Arial" w:cs="Arial"/>
          <w:sz w:val="24"/>
          <w:szCs w:val="24"/>
        </w:rPr>
        <w:t xml:space="preserve">e </w:t>
      </w:r>
      <w:r w:rsidR="00CA0CEB" w:rsidRPr="00CA0CEB">
        <w:rPr>
          <w:rFonts w:ascii="Arial" w:hAnsi="Arial" w:cs="Arial"/>
          <w:spacing w:val="-3"/>
          <w:sz w:val="24"/>
          <w:szCs w:val="24"/>
        </w:rPr>
        <w:t xml:space="preserve">conforto </w:t>
      </w:r>
      <w:r w:rsidR="00CA0CEB" w:rsidRPr="00CA0CEB">
        <w:rPr>
          <w:rFonts w:ascii="Arial" w:hAnsi="Arial" w:cs="Arial"/>
          <w:sz w:val="24"/>
          <w:szCs w:val="24"/>
        </w:rPr>
        <w:t xml:space="preserve">humano </w:t>
      </w:r>
      <w:r w:rsidR="00CA0CEB" w:rsidRPr="00CA0CEB">
        <w:rPr>
          <w:rFonts w:ascii="Arial" w:hAnsi="Arial" w:cs="Arial"/>
          <w:spacing w:val="-3"/>
          <w:sz w:val="24"/>
          <w:szCs w:val="24"/>
        </w:rPr>
        <w:t xml:space="preserve">apontam </w:t>
      </w:r>
      <w:r w:rsidR="00CA0CEB" w:rsidRPr="00CA0CEB">
        <w:rPr>
          <w:rFonts w:ascii="Arial" w:hAnsi="Arial" w:cs="Arial"/>
          <w:sz w:val="24"/>
          <w:szCs w:val="24"/>
        </w:rPr>
        <w:t xml:space="preserve">para </w:t>
      </w:r>
      <w:r w:rsidR="00CA0CEB" w:rsidRPr="00CA0CEB">
        <w:rPr>
          <w:rFonts w:ascii="Arial" w:hAnsi="Arial" w:cs="Arial"/>
          <w:spacing w:val="-3"/>
          <w:sz w:val="24"/>
          <w:szCs w:val="24"/>
        </w:rPr>
        <w:t xml:space="preserve">projetos </w:t>
      </w:r>
      <w:r w:rsidR="00CA0CEB" w:rsidRPr="00CA0CEB">
        <w:rPr>
          <w:rFonts w:ascii="Arial" w:hAnsi="Arial" w:cs="Arial"/>
          <w:sz w:val="24"/>
          <w:szCs w:val="24"/>
        </w:rPr>
        <w:t xml:space="preserve">de </w:t>
      </w:r>
      <w:r w:rsidR="00CA0CEB" w:rsidRPr="00CA0CEB">
        <w:rPr>
          <w:rFonts w:ascii="Arial" w:hAnsi="Arial" w:cs="Arial"/>
          <w:spacing w:val="-3"/>
          <w:sz w:val="24"/>
          <w:szCs w:val="24"/>
        </w:rPr>
        <w:t xml:space="preserve">edificações </w:t>
      </w:r>
      <w:r w:rsidR="00CA0CEB" w:rsidRPr="00CA0CEB">
        <w:rPr>
          <w:rFonts w:ascii="Arial" w:hAnsi="Arial" w:cs="Arial"/>
          <w:spacing w:val="-2"/>
          <w:sz w:val="24"/>
          <w:szCs w:val="24"/>
        </w:rPr>
        <w:t xml:space="preserve">que </w:t>
      </w:r>
      <w:r w:rsidR="00CA0CEB" w:rsidRPr="00CA0CEB">
        <w:rPr>
          <w:rFonts w:ascii="Arial" w:hAnsi="Arial" w:cs="Arial"/>
          <w:spacing w:val="-3"/>
          <w:sz w:val="24"/>
          <w:szCs w:val="24"/>
        </w:rPr>
        <w:t xml:space="preserve">apresentem </w:t>
      </w:r>
      <w:r w:rsidR="00CA0CEB" w:rsidRPr="00CA0CEB">
        <w:rPr>
          <w:rFonts w:ascii="Arial" w:hAnsi="Arial" w:cs="Arial"/>
          <w:sz w:val="24"/>
          <w:szCs w:val="24"/>
        </w:rPr>
        <w:t xml:space="preserve">um </w:t>
      </w:r>
      <w:r w:rsidR="00CA0CEB" w:rsidRPr="00CA0CEB">
        <w:rPr>
          <w:rFonts w:ascii="Arial" w:hAnsi="Arial" w:cs="Arial"/>
          <w:spacing w:val="-3"/>
          <w:sz w:val="24"/>
          <w:szCs w:val="24"/>
        </w:rPr>
        <w:t xml:space="preserve">desempenho global adequado” (FONTANELLA; </w:t>
      </w:r>
      <w:r w:rsidR="00CA0CEB" w:rsidRPr="00CA0CEB">
        <w:rPr>
          <w:rFonts w:ascii="Arial" w:hAnsi="Arial" w:cs="Arial"/>
          <w:sz w:val="24"/>
          <w:szCs w:val="24"/>
        </w:rPr>
        <w:t>SOUZA, 2009, p.</w:t>
      </w:r>
      <w:r w:rsidR="00CA0CEB" w:rsidRPr="00CA0CEB">
        <w:rPr>
          <w:rFonts w:ascii="Arial" w:hAnsi="Arial" w:cs="Arial"/>
          <w:spacing w:val="-13"/>
          <w:sz w:val="24"/>
          <w:szCs w:val="24"/>
        </w:rPr>
        <w:t xml:space="preserve"> </w:t>
      </w:r>
      <w:r w:rsidR="00CA0CEB" w:rsidRPr="00CA0CEB">
        <w:rPr>
          <w:rFonts w:ascii="Arial" w:hAnsi="Arial" w:cs="Arial"/>
          <w:spacing w:val="-3"/>
          <w:sz w:val="24"/>
          <w:szCs w:val="24"/>
        </w:rPr>
        <w:t>633).</w:t>
      </w:r>
    </w:p>
    <w:p w:rsidR="00690CB4" w:rsidRDefault="00690CB4" w:rsidP="003342CD">
      <w:pPr>
        <w:spacing w:line="360" w:lineRule="auto"/>
        <w:ind w:firstLine="360"/>
        <w:jc w:val="both"/>
        <w:rPr>
          <w:rFonts w:ascii="Arial" w:hAnsi="Arial" w:cs="Arial"/>
          <w:spacing w:val="-3"/>
          <w:sz w:val="24"/>
          <w:szCs w:val="24"/>
        </w:rPr>
      </w:pPr>
      <w:r>
        <w:rPr>
          <w:rFonts w:ascii="Arial" w:hAnsi="Arial" w:cs="Arial"/>
          <w:spacing w:val="-3"/>
          <w:sz w:val="24"/>
          <w:szCs w:val="24"/>
        </w:rPr>
        <w:t>A</w:t>
      </w:r>
      <w:r w:rsidRPr="00690CB4">
        <w:rPr>
          <w:rFonts w:ascii="Arial" w:hAnsi="Arial" w:cs="Arial"/>
          <w:spacing w:val="-3"/>
          <w:sz w:val="24"/>
          <w:szCs w:val="24"/>
        </w:rPr>
        <w:t xml:space="preserve">ntes do conceito de eficiência energética se intensificar no Brasil, a Associação Nacional de Tecnologia do Ambiente Construído (ANTAC) </w:t>
      </w:r>
      <w:r>
        <w:rPr>
          <w:rFonts w:ascii="Arial" w:hAnsi="Arial" w:cs="Arial"/>
          <w:spacing w:val="-3"/>
          <w:sz w:val="24"/>
          <w:szCs w:val="24"/>
        </w:rPr>
        <w:t>estava</w:t>
      </w:r>
      <w:r w:rsidRPr="00690CB4">
        <w:rPr>
          <w:rFonts w:ascii="Arial" w:hAnsi="Arial" w:cs="Arial"/>
          <w:spacing w:val="-3"/>
          <w:sz w:val="24"/>
          <w:szCs w:val="24"/>
        </w:rPr>
        <w:t xml:space="preserve"> desenvolvendo trabalhos que </w:t>
      </w:r>
      <w:r>
        <w:rPr>
          <w:rFonts w:ascii="Arial" w:hAnsi="Arial" w:cs="Arial"/>
          <w:spacing w:val="-3"/>
          <w:sz w:val="24"/>
          <w:szCs w:val="24"/>
        </w:rPr>
        <w:t>iniciavam</w:t>
      </w:r>
      <w:r w:rsidRPr="00690CB4">
        <w:rPr>
          <w:rFonts w:ascii="Arial" w:hAnsi="Arial" w:cs="Arial"/>
          <w:spacing w:val="-3"/>
          <w:sz w:val="24"/>
          <w:szCs w:val="24"/>
        </w:rPr>
        <w:t xml:space="preserve"> processo</w:t>
      </w:r>
      <w:r>
        <w:rPr>
          <w:rFonts w:ascii="Arial" w:hAnsi="Arial" w:cs="Arial"/>
          <w:spacing w:val="-3"/>
          <w:sz w:val="24"/>
          <w:szCs w:val="24"/>
        </w:rPr>
        <w:t>s</w:t>
      </w:r>
      <w:r w:rsidRPr="00690CB4">
        <w:rPr>
          <w:rFonts w:ascii="Arial" w:hAnsi="Arial" w:cs="Arial"/>
          <w:spacing w:val="-3"/>
          <w:sz w:val="24"/>
          <w:szCs w:val="24"/>
        </w:rPr>
        <w:t xml:space="preserve"> de normatização referente ao desempenho térmico par</w:t>
      </w:r>
      <w:r>
        <w:rPr>
          <w:rFonts w:ascii="Arial" w:hAnsi="Arial" w:cs="Arial"/>
          <w:spacing w:val="-3"/>
          <w:sz w:val="24"/>
          <w:szCs w:val="24"/>
        </w:rPr>
        <w:t>a habitações</w:t>
      </w:r>
      <w:r w:rsidRPr="00690CB4">
        <w:rPr>
          <w:rFonts w:ascii="Arial" w:hAnsi="Arial" w:cs="Arial"/>
          <w:spacing w:val="-3"/>
          <w:sz w:val="24"/>
          <w:szCs w:val="24"/>
        </w:rPr>
        <w:t>, desde 1988, por intermédio do Grupo de Conforto Ambiental e Eficiência Energética</w:t>
      </w:r>
      <w:r>
        <w:rPr>
          <w:rFonts w:ascii="Arial" w:hAnsi="Arial" w:cs="Arial"/>
          <w:spacing w:val="-3"/>
          <w:sz w:val="24"/>
          <w:szCs w:val="24"/>
        </w:rPr>
        <w:t>.</w:t>
      </w:r>
    </w:p>
    <w:p w:rsidR="00690CB4" w:rsidRDefault="00690CB4" w:rsidP="003342CD">
      <w:pPr>
        <w:spacing w:line="360" w:lineRule="auto"/>
        <w:ind w:firstLine="360"/>
        <w:jc w:val="both"/>
        <w:rPr>
          <w:rFonts w:ascii="Arial" w:hAnsi="Arial" w:cs="Arial"/>
          <w:spacing w:val="-3"/>
          <w:sz w:val="24"/>
          <w:szCs w:val="24"/>
        </w:rPr>
      </w:pPr>
      <w:r>
        <w:rPr>
          <w:rFonts w:ascii="Arial" w:hAnsi="Arial" w:cs="Arial"/>
          <w:spacing w:val="-3"/>
          <w:sz w:val="24"/>
          <w:szCs w:val="24"/>
        </w:rPr>
        <w:lastRenderedPageBreak/>
        <w:t>O</w:t>
      </w:r>
      <w:r w:rsidRPr="00690CB4">
        <w:rPr>
          <w:rFonts w:ascii="Arial" w:hAnsi="Arial" w:cs="Arial"/>
          <w:spacing w:val="-3"/>
          <w:sz w:val="24"/>
          <w:szCs w:val="24"/>
        </w:rPr>
        <w:t xml:space="preserve"> Zoneamento </w:t>
      </w:r>
      <w:proofErr w:type="spellStart"/>
      <w:r w:rsidRPr="00690CB4">
        <w:rPr>
          <w:rFonts w:ascii="Arial" w:hAnsi="Arial" w:cs="Arial"/>
          <w:spacing w:val="-3"/>
          <w:sz w:val="24"/>
          <w:szCs w:val="24"/>
        </w:rPr>
        <w:t>Bioclimático</w:t>
      </w:r>
      <w:proofErr w:type="spellEnd"/>
      <w:r w:rsidRPr="00690CB4">
        <w:rPr>
          <w:rFonts w:ascii="Arial" w:hAnsi="Arial" w:cs="Arial"/>
          <w:spacing w:val="-3"/>
          <w:sz w:val="24"/>
          <w:szCs w:val="24"/>
        </w:rPr>
        <w:t xml:space="preserve"> Brasileiro, que é apresentado como Parte 3 d</w:t>
      </w:r>
      <w:r>
        <w:rPr>
          <w:rFonts w:ascii="Arial" w:hAnsi="Arial" w:cs="Arial"/>
          <w:spacing w:val="-3"/>
          <w:sz w:val="24"/>
          <w:szCs w:val="24"/>
        </w:rPr>
        <w:t>a NBR 15220 (ABNT, 2005),</w:t>
      </w:r>
      <w:r w:rsidRPr="00690CB4">
        <w:rPr>
          <w:rFonts w:ascii="Arial" w:hAnsi="Arial" w:cs="Arial"/>
          <w:spacing w:val="-3"/>
          <w:sz w:val="24"/>
          <w:szCs w:val="24"/>
        </w:rPr>
        <w:t xml:space="preserve"> desde sua publicação, </w:t>
      </w:r>
      <w:r>
        <w:rPr>
          <w:rFonts w:ascii="Arial" w:hAnsi="Arial" w:cs="Arial"/>
          <w:spacing w:val="-3"/>
          <w:sz w:val="24"/>
          <w:szCs w:val="24"/>
        </w:rPr>
        <w:t xml:space="preserve">há </w:t>
      </w:r>
      <w:r w:rsidRPr="00690CB4">
        <w:rPr>
          <w:rFonts w:ascii="Arial" w:hAnsi="Arial" w:cs="Arial"/>
          <w:spacing w:val="-3"/>
          <w:sz w:val="24"/>
          <w:szCs w:val="24"/>
        </w:rPr>
        <w:t xml:space="preserve">alguns questionamentos </w:t>
      </w:r>
      <w:r>
        <w:rPr>
          <w:rFonts w:ascii="Arial" w:hAnsi="Arial" w:cs="Arial"/>
          <w:spacing w:val="-3"/>
          <w:sz w:val="24"/>
          <w:szCs w:val="24"/>
        </w:rPr>
        <w:t xml:space="preserve">sobre </w:t>
      </w:r>
      <w:r w:rsidRPr="00690CB4">
        <w:rPr>
          <w:rFonts w:ascii="Arial" w:hAnsi="Arial" w:cs="Arial"/>
          <w:spacing w:val="-3"/>
          <w:sz w:val="24"/>
          <w:szCs w:val="24"/>
        </w:rPr>
        <w:t xml:space="preserve">ao limite de utilização, geográfica e tipológica, e sua real adequabilidade, posto que o território brasileiro é muito extenso </w:t>
      </w:r>
      <w:r>
        <w:rPr>
          <w:rFonts w:ascii="Arial" w:hAnsi="Arial" w:cs="Arial"/>
          <w:spacing w:val="-3"/>
          <w:sz w:val="24"/>
          <w:szCs w:val="24"/>
        </w:rPr>
        <w:t xml:space="preserve">e com variedade climatológica e </w:t>
      </w:r>
      <w:r w:rsidR="000C3F5B">
        <w:rPr>
          <w:rFonts w:ascii="Arial" w:hAnsi="Arial" w:cs="Arial"/>
          <w:spacing w:val="-3"/>
          <w:sz w:val="24"/>
          <w:szCs w:val="24"/>
        </w:rPr>
        <w:t>várias</w:t>
      </w:r>
      <w:r>
        <w:rPr>
          <w:rFonts w:ascii="Arial" w:hAnsi="Arial" w:cs="Arial"/>
          <w:spacing w:val="-3"/>
          <w:sz w:val="24"/>
          <w:szCs w:val="24"/>
        </w:rPr>
        <w:t xml:space="preserve"> particularidade </w:t>
      </w:r>
      <w:r w:rsidRPr="00690CB4">
        <w:rPr>
          <w:rFonts w:ascii="Arial" w:hAnsi="Arial" w:cs="Arial"/>
          <w:spacing w:val="-3"/>
          <w:sz w:val="24"/>
          <w:szCs w:val="24"/>
        </w:rPr>
        <w:t xml:space="preserve">e </w:t>
      </w:r>
      <w:r w:rsidR="000C3F5B">
        <w:rPr>
          <w:rFonts w:ascii="Arial" w:hAnsi="Arial" w:cs="Arial"/>
          <w:spacing w:val="-3"/>
          <w:sz w:val="24"/>
          <w:szCs w:val="24"/>
        </w:rPr>
        <w:t>excentricidades naturais regionais.</w:t>
      </w:r>
    </w:p>
    <w:p w:rsidR="00B2342D" w:rsidRDefault="000C3F5B" w:rsidP="00B2342D">
      <w:pPr>
        <w:spacing w:line="360" w:lineRule="auto"/>
        <w:ind w:firstLine="360"/>
        <w:jc w:val="both"/>
        <w:rPr>
          <w:rFonts w:ascii="Arial" w:hAnsi="Arial" w:cs="Arial"/>
          <w:spacing w:val="-3"/>
          <w:sz w:val="24"/>
          <w:szCs w:val="24"/>
        </w:rPr>
      </w:pPr>
      <w:r>
        <w:rPr>
          <w:rFonts w:ascii="Arial" w:hAnsi="Arial" w:cs="Arial"/>
          <w:spacing w:val="-3"/>
          <w:sz w:val="24"/>
          <w:szCs w:val="24"/>
        </w:rPr>
        <w:t xml:space="preserve">Através dessa classificação, quase todo o estado do Espirito Santo é classificado na Zona </w:t>
      </w:r>
      <w:proofErr w:type="spellStart"/>
      <w:r>
        <w:rPr>
          <w:rFonts w:ascii="Arial" w:hAnsi="Arial" w:cs="Arial"/>
          <w:spacing w:val="-3"/>
          <w:sz w:val="24"/>
          <w:szCs w:val="24"/>
        </w:rPr>
        <w:t>Bioclimática</w:t>
      </w:r>
      <w:proofErr w:type="spellEnd"/>
      <w:r>
        <w:rPr>
          <w:rFonts w:ascii="Arial" w:hAnsi="Arial" w:cs="Arial"/>
          <w:spacing w:val="-3"/>
          <w:sz w:val="24"/>
          <w:szCs w:val="24"/>
        </w:rPr>
        <w:t xml:space="preserve"> 8, embora em algumas cidades</w:t>
      </w:r>
      <w:r w:rsidR="005278B1">
        <w:rPr>
          <w:rFonts w:ascii="Arial" w:hAnsi="Arial" w:cs="Arial"/>
          <w:spacing w:val="-3"/>
          <w:sz w:val="24"/>
          <w:szCs w:val="24"/>
        </w:rPr>
        <w:t>,</w:t>
      </w:r>
      <w:r>
        <w:rPr>
          <w:rFonts w:ascii="Arial" w:hAnsi="Arial" w:cs="Arial"/>
          <w:spacing w:val="-3"/>
          <w:sz w:val="24"/>
          <w:szCs w:val="24"/>
        </w:rPr>
        <w:t xml:space="preserve"> como Conceição da Barra, Linhares, São Mateus, Vitória e Cachoeiro do Itapemirim</w:t>
      </w:r>
      <w:r w:rsidR="005278B1">
        <w:rPr>
          <w:rFonts w:ascii="Arial" w:hAnsi="Arial" w:cs="Arial"/>
          <w:spacing w:val="-3"/>
          <w:sz w:val="24"/>
          <w:szCs w:val="24"/>
        </w:rPr>
        <w:t>,</w:t>
      </w:r>
      <w:r>
        <w:rPr>
          <w:rFonts w:ascii="Arial" w:hAnsi="Arial" w:cs="Arial"/>
          <w:spacing w:val="-3"/>
          <w:sz w:val="24"/>
          <w:szCs w:val="24"/>
        </w:rPr>
        <w:t xml:space="preserve"> estão entre as 330 cidades em que os climas foram classificados</w:t>
      </w:r>
      <w:r w:rsidR="0009563C">
        <w:rPr>
          <w:rFonts w:ascii="Arial" w:hAnsi="Arial" w:cs="Arial"/>
          <w:spacing w:val="-3"/>
          <w:sz w:val="24"/>
          <w:szCs w:val="24"/>
        </w:rPr>
        <w:t xml:space="preserve">, poucas cidades para representar um estado. As demais cidades do estado foram classificadas por métodos de interpolação pela localização geográfica. Em suma, várias cidades com características climáticas adversas, ficam situadas em uma única Zona </w:t>
      </w:r>
      <w:proofErr w:type="spellStart"/>
      <w:r w:rsidR="0009563C">
        <w:rPr>
          <w:rFonts w:ascii="Arial" w:hAnsi="Arial" w:cs="Arial"/>
          <w:spacing w:val="-3"/>
          <w:sz w:val="24"/>
          <w:szCs w:val="24"/>
        </w:rPr>
        <w:t>Bioclimática</w:t>
      </w:r>
      <w:proofErr w:type="spellEnd"/>
      <w:r w:rsidR="0009563C">
        <w:rPr>
          <w:rFonts w:ascii="Arial" w:hAnsi="Arial" w:cs="Arial"/>
          <w:spacing w:val="-3"/>
          <w:sz w:val="24"/>
          <w:szCs w:val="24"/>
        </w:rPr>
        <w:t xml:space="preserve">, e Colatina, como essas cidades, foi classificada por meio de interpolação, mesmo com a cidade de Marilândia que fica a 17 km de distância possuindo uma estação meteorológica automática do Instituto </w:t>
      </w:r>
      <w:r w:rsidR="007052DE">
        <w:rPr>
          <w:rFonts w:ascii="Arial" w:hAnsi="Arial" w:cs="Arial"/>
          <w:spacing w:val="-3"/>
          <w:sz w:val="24"/>
          <w:szCs w:val="24"/>
        </w:rPr>
        <w:t>Capixaba de Pesquisa, Assistência Técnica e Extensão Rural (</w:t>
      </w:r>
      <w:proofErr w:type="spellStart"/>
      <w:r w:rsidR="007052DE">
        <w:rPr>
          <w:rFonts w:ascii="Arial" w:hAnsi="Arial" w:cs="Arial"/>
          <w:spacing w:val="-3"/>
          <w:sz w:val="24"/>
          <w:szCs w:val="24"/>
        </w:rPr>
        <w:t>Incaper</w:t>
      </w:r>
      <w:proofErr w:type="spellEnd"/>
      <w:r w:rsidR="007052DE">
        <w:rPr>
          <w:rFonts w:ascii="Arial" w:hAnsi="Arial" w:cs="Arial"/>
          <w:spacing w:val="-3"/>
          <w:sz w:val="24"/>
          <w:szCs w:val="24"/>
        </w:rPr>
        <w:t>) em operação desde 2010, que pode contribuir com a classificação climática desta região especifica.</w:t>
      </w:r>
    </w:p>
    <w:p w:rsidR="00474403" w:rsidRPr="00EF712B" w:rsidRDefault="00B2342D" w:rsidP="00EF712B">
      <w:pPr>
        <w:spacing w:line="360" w:lineRule="auto"/>
        <w:ind w:firstLine="360"/>
        <w:jc w:val="both"/>
        <w:rPr>
          <w:rFonts w:ascii="Arial" w:hAnsi="Arial" w:cs="Arial"/>
          <w:spacing w:val="-3"/>
          <w:sz w:val="24"/>
          <w:szCs w:val="24"/>
        </w:rPr>
      </w:pPr>
      <w:r>
        <w:rPr>
          <w:rFonts w:ascii="Arial" w:hAnsi="Arial" w:cs="Arial"/>
          <w:spacing w:val="-3"/>
          <w:sz w:val="24"/>
          <w:szCs w:val="24"/>
        </w:rPr>
        <w:t xml:space="preserve">A NBR 15220-3 surgiu especificamente para tratar de Habitações Unifamiliares de Interesse Social, </w:t>
      </w:r>
      <w:r w:rsidR="00D36F98">
        <w:rPr>
          <w:rFonts w:ascii="Arial" w:hAnsi="Arial" w:cs="Arial"/>
          <w:spacing w:val="-3"/>
          <w:sz w:val="24"/>
          <w:szCs w:val="24"/>
        </w:rPr>
        <w:t xml:space="preserve">mas passou a ser padrão para todos os tipos de edificações devido </w:t>
      </w:r>
      <w:proofErr w:type="spellStart"/>
      <w:r w:rsidR="00D36F98">
        <w:rPr>
          <w:rFonts w:ascii="Arial" w:hAnsi="Arial" w:cs="Arial"/>
          <w:spacing w:val="-3"/>
          <w:sz w:val="24"/>
          <w:szCs w:val="24"/>
        </w:rPr>
        <w:t>a</w:t>
      </w:r>
      <w:proofErr w:type="spellEnd"/>
      <w:r w:rsidR="00D36F98">
        <w:rPr>
          <w:rFonts w:ascii="Arial" w:hAnsi="Arial" w:cs="Arial"/>
          <w:spacing w:val="-3"/>
          <w:sz w:val="24"/>
          <w:szCs w:val="24"/>
        </w:rPr>
        <w:t xml:space="preserve"> falta de outro regulamento para a normatização. Porém o RTQ-R trata do desempenho de todo tipo de edificações residenciais no Brasil, fazendo de si uma ferramenta avaliativa para desempenho das edificações e que assim como a NBR 15220-3 (ABNT 2005) também trata parâmetros </w:t>
      </w:r>
      <w:r w:rsidR="005278B1">
        <w:rPr>
          <w:rFonts w:ascii="Arial" w:hAnsi="Arial" w:cs="Arial"/>
          <w:spacing w:val="-3"/>
          <w:sz w:val="24"/>
          <w:szCs w:val="24"/>
        </w:rPr>
        <w:t xml:space="preserve">diferentes para cada Zona </w:t>
      </w:r>
      <w:proofErr w:type="spellStart"/>
      <w:r w:rsidR="005278B1">
        <w:rPr>
          <w:rFonts w:ascii="Arial" w:hAnsi="Arial" w:cs="Arial"/>
          <w:spacing w:val="-3"/>
          <w:sz w:val="24"/>
          <w:szCs w:val="24"/>
        </w:rPr>
        <w:t>Bioclimá</w:t>
      </w:r>
      <w:r w:rsidR="00D36F98">
        <w:rPr>
          <w:rFonts w:ascii="Arial" w:hAnsi="Arial" w:cs="Arial"/>
          <w:spacing w:val="-3"/>
          <w:sz w:val="24"/>
          <w:szCs w:val="24"/>
        </w:rPr>
        <w:t>tica</w:t>
      </w:r>
      <w:proofErr w:type="spellEnd"/>
      <w:r w:rsidR="00D36F98">
        <w:rPr>
          <w:rFonts w:ascii="Arial" w:hAnsi="Arial" w:cs="Arial"/>
          <w:spacing w:val="-3"/>
          <w:sz w:val="24"/>
          <w:szCs w:val="24"/>
        </w:rPr>
        <w:t>, segundo Roriz (2012).</w:t>
      </w:r>
    </w:p>
    <w:p w:rsidR="00F710CB" w:rsidRDefault="00EF712B" w:rsidP="00F710CB">
      <w:pPr>
        <w:spacing w:line="360" w:lineRule="auto"/>
        <w:ind w:firstLine="360"/>
        <w:jc w:val="both"/>
        <w:rPr>
          <w:rFonts w:ascii="Arial" w:hAnsi="Arial" w:cs="Arial"/>
          <w:sz w:val="24"/>
          <w:szCs w:val="24"/>
        </w:rPr>
      </w:pPr>
      <w:r w:rsidRPr="00EF712B">
        <w:rPr>
          <w:rFonts w:ascii="Arial" w:hAnsi="Arial" w:cs="Arial"/>
          <w:sz w:val="24"/>
          <w:szCs w:val="24"/>
        </w:rPr>
        <w:t>Em seu escopo, a</w:t>
      </w:r>
      <w:r w:rsidR="007052DE" w:rsidRPr="00EF712B">
        <w:rPr>
          <w:rFonts w:ascii="Arial" w:hAnsi="Arial" w:cs="Arial"/>
          <w:sz w:val="24"/>
          <w:szCs w:val="24"/>
        </w:rPr>
        <w:t xml:space="preserve"> norma</w:t>
      </w:r>
      <w:r w:rsidRPr="00EF712B">
        <w:rPr>
          <w:rFonts w:ascii="Arial" w:hAnsi="Arial" w:cs="Arial"/>
          <w:sz w:val="24"/>
          <w:szCs w:val="24"/>
        </w:rPr>
        <w:t xml:space="preserve"> NBR 15220 (ABNT, 2013)</w:t>
      </w:r>
      <w:r w:rsidR="007052DE" w:rsidRPr="00EF712B">
        <w:rPr>
          <w:rFonts w:ascii="Arial" w:hAnsi="Arial" w:cs="Arial"/>
          <w:sz w:val="24"/>
          <w:szCs w:val="24"/>
        </w:rPr>
        <w:t xml:space="preserve"> traz algumas </w:t>
      </w:r>
      <w:r w:rsidR="007052DE" w:rsidRPr="00EF712B">
        <w:rPr>
          <w:rFonts w:ascii="Arial" w:hAnsi="Arial" w:cs="Arial"/>
          <w:spacing w:val="-3"/>
          <w:sz w:val="24"/>
          <w:szCs w:val="24"/>
        </w:rPr>
        <w:t xml:space="preserve">indicações </w:t>
      </w:r>
      <w:r w:rsidR="007052DE" w:rsidRPr="00EF712B">
        <w:rPr>
          <w:rFonts w:ascii="Arial" w:hAnsi="Arial" w:cs="Arial"/>
          <w:sz w:val="24"/>
          <w:szCs w:val="24"/>
        </w:rPr>
        <w:t xml:space="preserve">da NBR 15220 (ABNT, 2005), </w:t>
      </w:r>
      <w:r w:rsidR="007052DE" w:rsidRPr="00EF712B">
        <w:rPr>
          <w:rFonts w:ascii="Arial" w:hAnsi="Arial" w:cs="Arial"/>
          <w:spacing w:val="-3"/>
          <w:sz w:val="24"/>
          <w:szCs w:val="24"/>
        </w:rPr>
        <w:t xml:space="preserve">como </w:t>
      </w:r>
      <w:r w:rsidR="007052DE" w:rsidRPr="00EF712B">
        <w:rPr>
          <w:rFonts w:ascii="Arial" w:hAnsi="Arial" w:cs="Arial"/>
          <w:sz w:val="24"/>
          <w:szCs w:val="24"/>
        </w:rPr>
        <w:t xml:space="preserve">o </w:t>
      </w:r>
      <w:r w:rsidR="007052DE" w:rsidRPr="00EF712B">
        <w:rPr>
          <w:rFonts w:ascii="Arial" w:hAnsi="Arial" w:cs="Arial"/>
          <w:spacing w:val="-3"/>
          <w:sz w:val="24"/>
          <w:szCs w:val="24"/>
        </w:rPr>
        <w:t xml:space="preserve">Zoneamento </w:t>
      </w:r>
      <w:proofErr w:type="spellStart"/>
      <w:r w:rsidR="007052DE" w:rsidRPr="00EF712B">
        <w:rPr>
          <w:rFonts w:ascii="Arial" w:hAnsi="Arial" w:cs="Arial"/>
          <w:spacing w:val="-3"/>
          <w:sz w:val="24"/>
          <w:szCs w:val="24"/>
        </w:rPr>
        <w:t>Bioclimático</w:t>
      </w:r>
      <w:proofErr w:type="spellEnd"/>
      <w:r w:rsidR="007052DE" w:rsidRPr="00EF712B">
        <w:rPr>
          <w:rFonts w:ascii="Arial" w:hAnsi="Arial" w:cs="Arial"/>
          <w:spacing w:val="-3"/>
          <w:sz w:val="24"/>
          <w:szCs w:val="24"/>
        </w:rPr>
        <w:t xml:space="preserve">. </w:t>
      </w:r>
      <w:r w:rsidR="007052DE" w:rsidRPr="00EF712B">
        <w:rPr>
          <w:rFonts w:ascii="Arial" w:hAnsi="Arial" w:cs="Arial"/>
          <w:sz w:val="24"/>
          <w:szCs w:val="24"/>
        </w:rPr>
        <w:t xml:space="preserve">Para cada </w:t>
      </w:r>
      <w:r w:rsidR="007052DE" w:rsidRPr="00EF712B">
        <w:rPr>
          <w:rFonts w:ascii="Arial" w:hAnsi="Arial" w:cs="Arial"/>
          <w:spacing w:val="-3"/>
          <w:sz w:val="24"/>
          <w:szCs w:val="24"/>
        </w:rPr>
        <w:t xml:space="preserve">zona climática, </w:t>
      </w:r>
      <w:r w:rsidR="007052DE" w:rsidRPr="00EF712B">
        <w:rPr>
          <w:rFonts w:ascii="Arial" w:hAnsi="Arial" w:cs="Arial"/>
          <w:sz w:val="24"/>
          <w:szCs w:val="24"/>
        </w:rPr>
        <w:t xml:space="preserve">ela define um dia </w:t>
      </w:r>
      <w:r w:rsidR="007052DE" w:rsidRPr="00EF712B">
        <w:rPr>
          <w:rFonts w:ascii="Arial" w:hAnsi="Arial" w:cs="Arial"/>
          <w:spacing w:val="-3"/>
          <w:sz w:val="24"/>
          <w:szCs w:val="24"/>
        </w:rPr>
        <w:t xml:space="preserve">típico </w:t>
      </w:r>
      <w:r w:rsidR="007052DE" w:rsidRPr="00EF712B">
        <w:rPr>
          <w:rFonts w:ascii="Arial" w:hAnsi="Arial" w:cs="Arial"/>
          <w:sz w:val="24"/>
          <w:szCs w:val="24"/>
        </w:rPr>
        <w:t xml:space="preserve">de </w:t>
      </w:r>
      <w:r w:rsidR="007052DE" w:rsidRPr="00EF712B">
        <w:rPr>
          <w:rFonts w:ascii="Arial" w:hAnsi="Arial" w:cs="Arial"/>
          <w:spacing w:val="-3"/>
          <w:sz w:val="24"/>
          <w:szCs w:val="24"/>
        </w:rPr>
        <w:t xml:space="preserve">inverno </w:t>
      </w:r>
      <w:r w:rsidR="007052DE" w:rsidRPr="00EF712B">
        <w:rPr>
          <w:rFonts w:ascii="Arial" w:hAnsi="Arial" w:cs="Arial"/>
          <w:sz w:val="24"/>
          <w:szCs w:val="24"/>
        </w:rPr>
        <w:t xml:space="preserve">e um dia </w:t>
      </w:r>
      <w:r w:rsidR="007052DE" w:rsidRPr="00EF712B">
        <w:rPr>
          <w:rFonts w:ascii="Arial" w:hAnsi="Arial" w:cs="Arial"/>
          <w:spacing w:val="-3"/>
          <w:sz w:val="24"/>
          <w:szCs w:val="24"/>
        </w:rPr>
        <w:t xml:space="preserve">típico </w:t>
      </w:r>
      <w:r w:rsidR="007052DE" w:rsidRPr="00EF712B">
        <w:rPr>
          <w:rFonts w:ascii="Arial" w:hAnsi="Arial" w:cs="Arial"/>
          <w:sz w:val="24"/>
          <w:szCs w:val="24"/>
        </w:rPr>
        <w:t xml:space="preserve">de </w:t>
      </w:r>
      <w:r w:rsidRPr="00EF712B">
        <w:rPr>
          <w:rFonts w:ascii="Arial" w:hAnsi="Arial" w:cs="Arial"/>
          <w:spacing w:val="-3"/>
          <w:sz w:val="24"/>
          <w:szCs w:val="24"/>
        </w:rPr>
        <w:t>verão,</w:t>
      </w:r>
      <w:r w:rsidR="007052DE" w:rsidRPr="00EF712B">
        <w:rPr>
          <w:rFonts w:ascii="Arial" w:hAnsi="Arial" w:cs="Arial"/>
          <w:sz w:val="24"/>
          <w:szCs w:val="24"/>
        </w:rPr>
        <w:t xml:space="preserve"> </w:t>
      </w:r>
      <w:r w:rsidRPr="00EF712B">
        <w:rPr>
          <w:rFonts w:ascii="Arial" w:hAnsi="Arial" w:cs="Arial"/>
          <w:spacing w:val="-3"/>
          <w:sz w:val="24"/>
          <w:szCs w:val="24"/>
        </w:rPr>
        <w:t>estabelecendo esses dias,</w:t>
      </w:r>
      <w:r w:rsidR="007052DE" w:rsidRPr="00EF712B">
        <w:rPr>
          <w:rFonts w:ascii="Arial" w:hAnsi="Arial" w:cs="Arial"/>
          <w:spacing w:val="-3"/>
          <w:sz w:val="24"/>
          <w:szCs w:val="24"/>
        </w:rPr>
        <w:t xml:space="preserve"> </w:t>
      </w:r>
      <w:r w:rsidR="007052DE" w:rsidRPr="00EF712B">
        <w:rPr>
          <w:rFonts w:ascii="Arial" w:hAnsi="Arial" w:cs="Arial"/>
          <w:sz w:val="24"/>
          <w:szCs w:val="24"/>
        </w:rPr>
        <w:t xml:space="preserve">com base na </w:t>
      </w:r>
      <w:r w:rsidR="007052DE" w:rsidRPr="00EF712B">
        <w:rPr>
          <w:rFonts w:ascii="Arial" w:hAnsi="Arial" w:cs="Arial"/>
          <w:spacing w:val="-3"/>
          <w:sz w:val="24"/>
          <w:szCs w:val="24"/>
        </w:rPr>
        <w:t xml:space="preserve">temperatura </w:t>
      </w:r>
      <w:r w:rsidR="007052DE" w:rsidRPr="00EF712B">
        <w:rPr>
          <w:rFonts w:ascii="Arial" w:hAnsi="Arial" w:cs="Arial"/>
          <w:sz w:val="24"/>
          <w:szCs w:val="24"/>
        </w:rPr>
        <w:t xml:space="preserve">do </w:t>
      </w:r>
      <w:r w:rsidR="007052DE" w:rsidRPr="00EF712B">
        <w:rPr>
          <w:rFonts w:ascii="Arial" w:hAnsi="Arial" w:cs="Arial"/>
          <w:spacing w:val="-2"/>
          <w:sz w:val="24"/>
          <w:szCs w:val="24"/>
        </w:rPr>
        <w:t xml:space="preserve">ar, </w:t>
      </w:r>
      <w:r w:rsidR="007052DE" w:rsidRPr="00EF712B">
        <w:rPr>
          <w:rFonts w:ascii="Arial" w:hAnsi="Arial" w:cs="Arial"/>
          <w:sz w:val="24"/>
          <w:szCs w:val="24"/>
        </w:rPr>
        <w:t xml:space="preserve">na umidade </w:t>
      </w:r>
      <w:r w:rsidR="007052DE" w:rsidRPr="00EF712B">
        <w:rPr>
          <w:rFonts w:ascii="Arial" w:hAnsi="Arial" w:cs="Arial"/>
          <w:spacing w:val="-3"/>
          <w:sz w:val="24"/>
          <w:szCs w:val="24"/>
        </w:rPr>
        <w:t xml:space="preserve">relativa </w:t>
      </w:r>
      <w:r w:rsidR="007052DE" w:rsidRPr="00EF712B">
        <w:rPr>
          <w:rFonts w:ascii="Arial" w:hAnsi="Arial" w:cs="Arial"/>
          <w:sz w:val="24"/>
          <w:szCs w:val="24"/>
        </w:rPr>
        <w:t xml:space="preserve">do </w:t>
      </w:r>
      <w:r w:rsidR="007052DE" w:rsidRPr="00EF712B">
        <w:rPr>
          <w:rFonts w:ascii="Arial" w:hAnsi="Arial" w:cs="Arial"/>
          <w:spacing w:val="-2"/>
          <w:sz w:val="24"/>
          <w:szCs w:val="24"/>
        </w:rPr>
        <w:t xml:space="preserve">ar, </w:t>
      </w:r>
      <w:r w:rsidR="007052DE" w:rsidRPr="00EF712B">
        <w:rPr>
          <w:rFonts w:ascii="Arial" w:hAnsi="Arial" w:cs="Arial"/>
          <w:sz w:val="24"/>
          <w:szCs w:val="24"/>
        </w:rPr>
        <w:t xml:space="preserve">na </w:t>
      </w:r>
      <w:r w:rsidR="007052DE" w:rsidRPr="00EF712B">
        <w:rPr>
          <w:rFonts w:ascii="Arial" w:hAnsi="Arial" w:cs="Arial"/>
          <w:spacing w:val="-3"/>
          <w:sz w:val="24"/>
          <w:szCs w:val="24"/>
        </w:rPr>
        <w:t xml:space="preserve">velocidade </w:t>
      </w:r>
      <w:r w:rsidR="007052DE" w:rsidRPr="00EF712B">
        <w:rPr>
          <w:rFonts w:ascii="Arial" w:hAnsi="Arial" w:cs="Arial"/>
          <w:sz w:val="24"/>
          <w:szCs w:val="24"/>
        </w:rPr>
        <w:t xml:space="preserve">do </w:t>
      </w:r>
      <w:r w:rsidR="007052DE" w:rsidRPr="00EF712B">
        <w:rPr>
          <w:rFonts w:ascii="Arial" w:hAnsi="Arial" w:cs="Arial"/>
          <w:spacing w:val="-3"/>
          <w:sz w:val="24"/>
          <w:szCs w:val="24"/>
        </w:rPr>
        <w:t xml:space="preserve">vento </w:t>
      </w:r>
      <w:r w:rsidR="007052DE" w:rsidRPr="00EF712B">
        <w:rPr>
          <w:rFonts w:ascii="Arial" w:hAnsi="Arial" w:cs="Arial"/>
          <w:sz w:val="24"/>
          <w:szCs w:val="24"/>
        </w:rPr>
        <w:t xml:space="preserve">e na </w:t>
      </w:r>
      <w:r w:rsidR="007052DE" w:rsidRPr="00EF712B">
        <w:rPr>
          <w:rFonts w:ascii="Arial" w:hAnsi="Arial" w:cs="Arial"/>
          <w:spacing w:val="-3"/>
          <w:sz w:val="24"/>
          <w:szCs w:val="24"/>
        </w:rPr>
        <w:t xml:space="preserve">radiação </w:t>
      </w:r>
      <w:r w:rsidR="007052DE" w:rsidRPr="00EF712B">
        <w:rPr>
          <w:rFonts w:ascii="Arial" w:hAnsi="Arial" w:cs="Arial"/>
          <w:sz w:val="24"/>
          <w:szCs w:val="24"/>
        </w:rPr>
        <w:t xml:space="preserve">solar incidente para o dia mais frio e para o dia mais quente do ano, </w:t>
      </w:r>
      <w:r w:rsidR="007052DE" w:rsidRPr="00EF712B">
        <w:rPr>
          <w:rFonts w:ascii="Arial" w:hAnsi="Arial" w:cs="Arial"/>
          <w:spacing w:val="-3"/>
          <w:sz w:val="24"/>
          <w:szCs w:val="24"/>
        </w:rPr>
        <w:t xml:space="preserve">respectivamente, segundo </w:t>
      </w:r>
      <w:r w:rsidR="007052DE" w:rsidRPr="00EF712B">
        <w:rPr>
          <w:rFonts w:ascii="Arial" w:hAnsi="Arial" w:cs="Arial"/>
          <w:sz w:val="24"/>
          <w:szCs w:val="24"/>
        </w:rPr>
        <w:t xml:space="preserve">a média </w:t>
      </w:r>
      <w:r w:rsidR="007052DE" w:rsidRPr="00EF712B">
        <w:rPr>
          <w:rFonts w:ascii="Arial" w:hAnsi="Arial" w:cs="Arial"/>
          <w:spacing w:val="-3"/>
          <w:sz w:val="24"/>
          <w:szCs w:val="24"/>
        </w:rPr>
        <w:t xml:space="preserve">observada </w:t>
      </w:r>
      <w:r w:rsidR="007052DE" w:rsidRPr="00EF712B">
        <w:rPr>
          <w:rFonts w:ascii="Arial" w:hAnsi="Arial" w:cs="Arial"/>
          <w:sz w:val="24"/>
          <w:szCs w:val="24"/>
        </w:rPr>
        <w:t xml:space="preserve">num </w:t>
      </w:r>
      <w:r w:rsidR="007052DE" w:rsidRPr="00EF712B">
        <w:rPr>
          <w:rFonts w:ascii="Arial" w:hAnsi="Arial" w:cs="Arial"/>
          <w:spacing w:val="-3"/>
          <w:sz w:val="24"/>
          <w:szCs w:val="24"/>
        </w:rPr>
        <w:t xml:space="preserve">número representativo </w:t>
      </w:r>
      <w:r w:rsidR="007052DE" w:rsidRPr="00EF712B">
        <w:rPr>
          <w:rFonts w:ascii="Arial" w:hAnsi="Arial" w:cs="Arial"/>
          <w:sz w:val="24"/>
          <w:szCs w:val="24"/>
        </w:rPr>
        <w:t>de anos.</w:t>
      </w:r>
    </w:p>
    <w:p w:rsidR="004F2078" w:rsidRDefault="00EF712B" w:rsidP="00F710CB">
      <w:pPr>
        <w:spacing w:line="360" w:lineRule="auto"/>
        <w:ind w:firstLine="360"/>
        <w:jc w:val="both"/>
        <w:rPr>
          <w:rFonts w:ascii="Arial" w:hAnsi="Arial" w:cs="Arial"/>
          <w:spacing w:val="-2"/>
          <w:sz w:val="24"/>
          <w:szCs w:val="24"/>
        </w:rPr>
      </w:pPr>
      <w:r w:rsidRPr="00EF712B">
        <w:rPr>
          <w:rFonts w:ascii="Arial" w:hAnsi="Arial" w:cs="Arial"/>
          <w:spacing w:val="-2"/>
          <w:sz w:val="24"/>
          <w:szCs w:val="24"/>
        </w:rPr>
        <w:lastRenderedPageBreak/>
        <w:t xml:space="preserve">A NBR 15575 (ABNT, 2013), assim como os </w:t>
      </w:r>
      <w:proofErr w:type="spellStart"/>
      <w:r w:rsidRPr="00EF712B">
        <w:rPr>
          <w:rFonts w:ascii="Arial" w:hAnsi="Arial" w:cs="Arial"/>
          <w:spacing w:val="-2"/>
          <w:sz w:val="24"/>
          <w:szCs w:val="24"/>
        </w:rPr>
        <w:t>RTQs</w:t>
      </w:r>
      <w:proofErr w:type="spellEnd"/>
      <w:r w:rsidRPr="00EF712B">
        <w:rPr>
          <w:rFonts w:ascii="Arial" w:hAnsi="Arial" w:cs="Arial"/>
          <w:spacing w:val="-2"/>
          <w:sz w:val="24"/>
          <w:szCs w:val="24"/>
        </w:rPr>
        <w:t xml:space="preserve"> (BRASIL, 2010; BRASIL, 2012),</w:t>
      </w:r>
      <w:r w:rsidR="00F710CB">
        <w:rPr>
          <w:rFonts w:ascii="Arial" w:hAnsi="Arial" w:cs="Arial"/>
          <w:spacing w:val="-2"/>
          <w:sz w:val="24"/>
          <w:szCs w:val="24"/>
        </w:rPr>
        <w:t xml:space="preserve"> </w:t>
      </w:r>
      <w:r w:rsidRPr="00EF712B">
        <w:rPr>
          <w:rFonts w:ascii="Arial" w:hAnsi="Arial" w:cs="Arial"/>
          <w:spacing w:val="-2"/>
          <w:sz w:val="24"/>
          <w:szCs w:val="24"/>
        </w:rPr>
        <w:t>preveem a avaliação de desempenho térmico através de simulaçõ</w:t>
      </w:r>
      <w:r w:rsidR="00F710CB">
        <w:rPr>
          <w:rFonts w:ascii="Arial" w:hAnsi="Arial" w:cs="Arial"/>
          <w:spacing w:val="-2"/>
          <w:sz w:val="24"/>
          <w:szCs w:val="24"/>
        </w:rPr>
        <w:t xml:space="preserve">es pelo software </w:t>
      </w:r>
      <w:proofErr w:type="spellStart"/>
      <w:r w:rsidR="00F710CB">
        <w:rPr>
          <w:rFonts w:ascii="Arial" w:hAnsi="Arial" w:cs="Arial"/>
          <w:spacing w:val="-2"/>
          <w:sz w:val="24"/>
          <w:szCs w:val="24"/>
        </w:rPr>
        <w:t>EnergyPlus</w:t>
      </w:r>
      <w:proofErr w:type="spellEnd"/>
      <w:r w:rsidR="00F710CB">
        <w:rPr>
          <w:rFonts w:ascii="Arial" w:hAnsi="Arial" w:cs="Arial"/>
          <w:spacing w:val="-2"/>
          <w:sz w:val="24"/>
          <w:szCs w:val="24"/>
        </w:rPr>
        <w:t>. Através</w:t>
      </w:r>
      <w:r w:rsidRPr="00EF712B">
        <w:rPr>
          <w:rFonts w:ascii="Arial" w:hAnsi="Arial" w:cs="Arial"/>
          <w:spacing w:val="-2"/>
          <w:sz w:val="24"/>
          <w:szCs w:val="24"/>
        </w:rPr>
        <w:t xml:space="preserve"> </w:t>
      </w:r>
      <w:r w:rsidR="00F710CB">
        <w:rPr>
          <w:rFonts w:ascii="Arial" w:hAnsi="Arial" w:cs="Arial"/>
          <w:spacing w:val="-2"/>
          <w:sz w:val="24"/>
          <w:szCs w:val="24"/>
        </w:rPr>
        <w:t>d</w:t>
      </w:r>
      <w:r w:rsidRPr="00EF712B">
        <w:rPr>
          <w:rFonts w:ascii="Arial" w:hAnsi="Arial" w:cs="Arial"/>
          <w:spacing w:val="-2"/>
          <w:sz w:val="24"/>
          <w:szCs w:val="24"/>
        </w:rPr>
        <w:t xml:space="preserve">esta norma, deve-se simular quando a transmitância térmica e/ou capacidade térmica forem insatisfatórias segundo os critérios e métodos estabelecidos nas suas partes 4 e 5. </w:t>
      </w:r>
      <w:r w:rsidR="00F710CB">
        <w:rPr>
          <w:rFonts w:ascii="Arial" w:hAnsi="Arial" w:cs="Arial"/>
          <w:spacing w:val="-2"/>
          <w:sz w:val="24"/>
          <w:szCs w:val="24"/>
        </w:rPr>
        <w:t xml:space="preserve">Porém, </w:t>
      </w:r>
      <w:r w:rsidR="00A52B8C">
        <w:rPr>
          <w:rFonts w:ascii="Arial" w:hAnsi="Arial" w:cs="Arial"/>
          <w:spacing w:val="-2"/>
          <w:sz w:val="24"/>
          <w:szCs w:val="24"/>
        </w:rPr>
        <w:t>os dados usados para a geração das simulações muitas vezes não vêm</w:t>
      </w:r>
      <w:r w:rsidR="00F710CB">
        <w:rPr>
          <w:rFonts w:ascii="Arial" w:hAnsi="Arial" w:cs="Arial"/>
          <w:spacing w:val="-2"/>
          <w:sz w:val="24"/>
          <w:szCs w:val="24"/>
        </w:rPr>
        <w:t xml:space="preserve"> lapidados, são quantidades excessivas e que por muitas vezes precisa-se de usar cálculos com base em métodos diferente p</w:t>
      </w:r>
      <w:r w:rsidR="00A52B8C">
        <w:rPr>
          <w:rFonts w:ascii="Arial" w:hAnsi="Arial" w:cs="Arial"/>
          <w:spacing w:val="-2"/>
          <w:sz w:val="24"/>
          <w:szCs w:val="24"/>
        </w:rPr>
        <w:t>a</w:t>
      </w:r>
      <w:r w:rsidR="00F710CB">
        <w:rPr>
          <w:rFonts w:ascii="Arial" w:hAnsi="Arial" w:cs="Arial"/>
          <w:spacing w:val="-2"/>
          <w:sz w:val="24"/>
          <w:szCs w:val="24"/>
        </w:rPr>
        <w:t>ra assim gerar dados de entrada para o simulador</w:t>
      </w:r>
      <w:r w:rsidR="00A52B8C">
        <w:rPr>
          <w:rFonts w:ascii="Arial" w:hAnsi="Arial" w:cs="Arial"/>
          <w:spacing w:val="-2"/>
          <w:sz w:val="24"/>
          <w:szCs w:val="24"/>
        </w:rPr>
        <w:t>. A</w:t>
      </w:r>
      <w:r w:rsidR="00F710CB">
        <w:rPr>
          <w:rFonts w:ascii="Arial" w:hAnsi="Arial" w:cs="Arial"/>
          <w:spacing w:val="-2"/>
          <w:sz w:val="24"/>
          <w:szCs w:val="24"/>
        </w:rPr>
        <w:t xml:space="preserve">tualmente a melhor forma encontrada de se tratar esses dados é através de uma planilha eletrônica, que mesmo assim é montada e gerida pelo usuário, sujeita a possuir erros e </w:t>
      </w:r>
      <w:r w:rsidR="004F2078">
        <w:rPr>
          <w:rFonts w:ascii="Arial" w:hAnsi="Arial" w:cs="Arial"/>
          <w:spacing w:val="-2"/>
          <w:sz w:val="24"/>
          <w:szCs w:val="24"/>
        </w:rPr>
        <w:t>falhas, que varia desde a metodologia de tratamento escolhida até o colapso do software</w:t>
      </w:r>
      <w:r w:rsidR="00A52B8C">
        <w:rPr>
          <w:rFonts w:ascii="Arial" w:hAnsi="Arial" w:cs="Arial"/>
          <w:spacing w:val="-2"/>
          <w:sz w:val="24"/>
          <w:szCs w:val="24"/>
        </w:rPr>
        <w:t>,</w:t>
      </w:r>
      <w:r w:rsidR="004F2078">
        <w:rPr>
          <w:rFonts w:ascii="Arial" w:hAnsi="Arial" w:cs="Arial"/>
          <w:spacing w:val="-2"/>
          <w:sz w:val="24"/>
          <w:szCs w:val="24"/>
        </w:rPr>
        <w:t xml:space="preserve"> por possuir planilhas grandes e complexas, levando ao usuário a exaustão física e mental em uma quantidade incontrolável de dados e números.</w:t>
      </w:r>
    </w:p>
    <w:p w:rsidR="00F710CB" w:rsidRDefault="004F2078" w:rsidP="00F710CB">
      <w:pPr>
        <w:spacing w:line="360" w:lineRule="auto"/>
        <w:ind w:firstLine="360"/>
        <w:jc w:val="both"/>
        <w:rPr>
          <w:rFonts w:ascii="Arial" w:hAnsi="Arial" w:cs="Arial"/>
          <w:spacing w:val="-2"/>
          <w:sz w:val="24"/>
          <w:szCs w:val="24"/>
        </w:rPr>
      </w:pPr>
      <w:r>
        <w:rPr>
          <w:rFonts w:ascii="Arial" w:hAnsi="Arial" w:cs="Arial"/>
          <w:spacing w:val="-2"/>
          <w:sz w:val="24"/>
          <w:szCs w:val="24"/>
        </w:rPr>
        <w:t xml:space="preserve">Analisando toda essa situação, deseja-se padronizar os métodos e entradas de dados através de um programa </w:t>
      </w:r>
      <w:r w:rsidR="004D3AE1">
        <w:rPr>
          <w:rFonts w:ascii="Arial" w:hAnsi="Arial" w:cs="Arial"/>
          <w:spacing w:val="-2"/>
          <w:sz w:val="24"/>
          <w:szCs w:val="24"/>
        </w:rPr>
        <w:t>onde o usuário faz a entrada de dados via arquivo, escolhe a metodologia aplicada e colhe o arquivo de saída com os dados necessários para a simulação, automatizando um trabalho e otimizando o tratamento de dados de forma genérica para que possa ser aplicado em várias regiões do país.</w:t>
      </w:r>
    </w:p>
    <w:p w:rsidR="004D3AE1" w:rsidRPr="00EF712B" w:rsidRDefault="004D3AE1" w:rsidP="00F710CB">
      <w:pPr>
        <w:spacing w:line="360" w:lineRule="auto"/>
        <w:ind w:firstLine="360"/>
        <w:jc w:val="both"/>
        <w:rPr>
          <w:rFonts w:ascii="Arial" w:hAnsi="Arial" w:cs="Arial"/>
          <w:spacing w:val="-2"/>
          <w:sz w:val="24"/>
          <w:szCs w:val="24"/>
        </w:rPr>
      </w:pPr>
      <w:r>
        <w:rPr>
          <w:rFonts w:ascii="Arial" w:hAnsi="Arial" w:cs="Arial"/>
          <w:spacing w:val="-2"/>
          <w:sz w:val="24"/>
          <w:szCs w:val="24"/>
        </w:rPr>
        <w:t xml:space="preserve">O sistema deve ser capaz de atender ás várias metodologias de tratamento de dados com interface amigável e </w:t>
      </w:r>
      <w:r w:rsidR="00B531AF">
        <w:rPr>
          <w:rFonts w:ascii="Arial" w:hAnsi="Arial" w:cs="Arial"/>
          <w:spacing w:val="-2"/>
          <w:sz w:val="24"/>
          <w:szCs w:val="24"/>
        </w:rPr>
        <w:t>com suporte a backup e entrada massiva de dados</w:t>
      </w:r>
      <w:r w:rsidR="000357E1">
        <w:rPr>
          <w:rFonts w:ascii="Arial" w:hAnsi="Arial" w:cs="Arial"/>
          <w:spacing w:val="-2"/>
          <w:sz w:val="24"/>
          <w:szCs w:val="24"/>
        </w:rPr>
        <w:t>,</w:t>
      </w:r>
      <w:r w:rsidR="00B531AF">
        <w:rPr>
          <w:rFonts w:ascii="Arial" w:hAnsi="Arial" w:cs="Arial"/>
          <w:spacing w:val="-2"/>
          <w:sz w:val="24"/>
          <w:szCs w:val="24"/>
        </w:rPr>
        <w:t xml:space="preserve"> facilitando e aplicando conhecimento especifico de uma área a programação, utilizando-a como ferramenta de sustentação cientifica e aprimorada para gerenciar e organizar dados</w:t>
      </w:r>
      <w:r w:rsidR="000357E1">
        <w:rPr>
          <w:rFonts w:ascii="Arial" w:hAnsi="Arial" w:cs="Arial"/>
          <w:spacing w:val="-2"/>
          <w:sz w:val="24"/>
          <w:szCs w:val="24"/>
        </w:rPr>
        <w:t>,</w:t>
      </w:r>
      <w:r w:rsidR="00B531AF">
        <w:rPr>
          <w:rFonts w:ascii="Arial" w:hAnsi="Arial" w:cs="Arial"/>
          <w:spacing w:val="-2"/>
          <w:sz w:val="24"/>
          <w:szCs w:val="24"/>
        </w:rPr>
        <w:t xml:space="preserve"> facilitando trabalhos não somente na área de arquitetura e urbanismo, mas em qualquer outra atividade em que há a necessidade de se consultar ou criar um mapa climático da região, seja para traçar Zonas </w:t>
      </w:r>
      <w:proofErr w:type="spellStart"/>
      <w:r w:rsidR="00E4586C">
        <w:rPr>
          <w:rFonts w:ascii="Arial" w:hAnsi="Arial" w:cs="Arial"/>
          <w:spacing w:val="-2"/>
          <w:sz w:val="24"/>
          <w:szCs w:val="24"/>
        </w:rPr>
        <w:t>B</w:t>
      </w:r>
      <w:r w:rsidR="00B531AF">
        <w:rPr>
          <w:rFonts w:ascii="Arial" w:hAnsi="Arial" w:cs="Arial"/>
          <w:spacing w:val="-2"/>
          <w:sz w:val="24"/>
          <w:szCs w:val="24"/>
        </w:rPr>
        <w:t>ioclimáticas</w:t>
      </w:r>
      <w:proofErr w:type="spellEnd"/>
      <w:r w:rsidR="00B531AF">
        <w:rPr>
          <w:rFonts w:ascii="Arial" w:hAnsi="Arial" w:cs="Arial"/>
          <w:spacing w:val="-2"/>
          <w:sz w:val="24"/>
          <w:szCs w:val="24"/>
        </w:rPr>
        <w:t xml:space="preserve">, ou qualquer outra atividade de desenvolvimento dentro ou fora do Brasil. </w:t>
      </w:r>
    </w:p>
    <w:p w:rsidR="00EF712B" w:rsidRDefault="00EF712B" w:rsidP="009F25D9">
      <w:pPr>
        <w:spacing w:line="360" w:lineRule="auto"/>
        <w:jc w:val="both"/>
        <w:rPr>
          <w:rFonts w:ascii="Arial" w:hAnsi="Arial" w:cs="Arial"/>
          <w:spacing w:val="-2"/>
          <w:sz w:val="24"/>
          <w:szCs w:val="24"/>
        </w:rPr>
      </w:pPr>
    </w:p>
    <w:p w:rsidR="00615B8C" w:rsidRDefault="00615B8C" w:rsidP="009F25D9">
      <w:pPr>
        <w:spacing w:line="360" w:lineRule="auto"/>
        <w:jc w:val="both"/>
        <w:rPr>
          <w:rFonts w:ascii="Arial" w:hAnsi="Arial" w:cs="Arial"/>
          <w:spacing w:val="-2"/>
          <w:sz w:val="24"/>
          <w:szCs w:val="24"/>
        </w:rPr>
      </w:pPr>
    </w:p>
    <w:p w:rsidR="00615B8C" w:rsidRDefault="00615B8C" w:rsidP="009F25D9">
      <w:pPr>
        <w:spacing w:line="360" w:lineRule="auto"/>
        <w:jc w:val="both"/>
        <w:rPr>
          <w:rFonts w:ascii="Arial" w:hAnsi="Arial" w:cs="Arial"/>
          <w:spacing w:val="-2"/>
          <w:sz w:val="24"/>
          <w:szCs w:val="24"/>
        </w:rPr>
      </w:pPr>
    </w:p>
    <w:p w:rsidR="00615B8C" w:rsidRDefault="00615B8C" w:rsidP="009F25D9">
      <w:pPr>
        <w:spacing w:line="360" w:lineRule="auto"/>
        <w:jc w:val="both"/>
        <w:rPr>
          <w:rFonts w:ascii="Arial" w:hAnsi="Arial" w:cs="Arial"/>
          <w:spacing w:val="-2"/>
          <w:sz w:val="24"/>
          <w:szCs w:val="24"/>
        </w:rPr>
      </w:pPr>
      <w:r>
        <w:rPr>
          <w:rFonts w:ascii="Arial" w:hAnsi="Arial" w:cs="Arial"/>
          <w:spacing w:val="-2"/>
          <w:sz w:val="24"/>
          <w:szCs w:val="24"/>
        </w:rPr>
        <w:lastRenderedPageBreak/>
        <w:t>1.1Objetivo Geral</w:t>
      </w:r>
    </w:p>
    <w:p w:rsidR="00615B8C" w:rsidRDefault="00615B8C" w:rsidP="009F25D9">
      <w:pPr>
        <w:spacing w:line="360" w:lineRule="auto"/>
        <w:jc w:val="both"/>
        <w:rPr>
          <w:rFonts w:ascii="Arial" w:hAnsi="Arial" w:cs="Arial"/>
          <w:spacing w:val="-2"/>
          <w:sz w:val="24"/>
          <w:szCs w:val="24"/>
        </w:rPr>
      </w:pPr>
    </w:p>
    <w:p w:rsidR="00615B8C" w:rsidRDefault="00615B8C" w:rsidP="009F25D9">
      <w:pPr>
        <w:spacing w:line="360" w:lineRule="auto"/>
        <w:jc w:val="both"/>
        <w:rPr>
          <w:rFonts w:ascii="Arial" w:hAnsi="Arial" w:cs="Arial"/>
          <w:spacing w:val="-2"/>
          <w:sz w:val="24"/>
          <w:szCs w:val="24"/>
        </w:rPr>
      </w:pPr>
      <w:r>
        <w:rPr>
          <w:rFonts w:ascii="Arial" w:hAnsi="Arial" w:cs="Arial"/>
          <w:spacing w:val="-2"/>
          <w:sz w:val="24"/>
          <w:szCs w:val="24"/>
        </w:rPr>
        <w:t xml:space="preserve">Produzir um software capaz de aceitar arquivos e/ou planilhas de dados meteorológicos regionais, e lapida-los com base em cálculos estatísticos e climatológicos, a escolha do usuário, afim de gerar um arquivo </w:t>
      </w:r>
      <w:r w:rsidR="00401127">
        <w:rPr>
          <w:rFonts w:ascii="Arial" w:hAnsi="Arial" w:cs="Arial"/>
          <w:spacing w:val="-2"/>
          <w:sz w:val="24"/>
          <w:szCs w:val="24"/>
        </w:rPr>
        <w:t>com valores tratados o suficiente para dar entrada em um programa de simulação de clima.</w:t>
      </w:r>
    </w:p>
    <w:p w:rsidR="00401127" w:rsidRDefault="00401127" w:rsidP="009F25D9">
      <w:pPr>
        <w:spacing w:line="360" w:lineRule="auto"/>
        <w:jc w:val="both"/>
        <w:rPr>
          <w:rFonts w:ascii="Arial" w:hAnsi="Arial" w:cs="Arial"/>
          <w:spacing w:val="-2"/>
          <w:sz w:val="24"/>
          <w:szCs w:val="24"/>
        </w:rPr>
      </w:pPr>
    </w:p>
    <w:p w:rsidR="00401127" w:rsidRPr="00C05740" w:rsidRDefault="00C05740" w:rsidP="00C05740">
      <w:pPr>
        <w:spacing w:line="360" w:lineRule="auto"/>
        <w:ind w:left="360"/>
        <w:jc w:val="both"/>
        <w:rPr>
          <w:rFonts w:ascii="Arial" w:hAnsi="Arial" w:cs="Arial"/>
          <w:spacing w:val="-2"/>
          <w:sz w:val="24"/>
          <w:szCs w:val="24"/>
        </w:rPr>
      </w:pPr>
      <w:r>
        <w:rPr>
          <w:rFonts w:ascii="Arial" w:hAnsi="Arial" w:cs="Arial"/>
          <w:spacing w:val="-2"/>
          <w:sz w:val="24"/>
          <w:szCs w:val="24"/>
        </w:rPr>
        <w:t>1.1.2.</w:t>
      </w:r>
      <w:r w:rsidR="00401127" w:rsidRPr="00C05740">
        <w:rPr>
          <w:rFonts w:ascii="Arial" w:hAnsi="Arial" w:cs="Arial"/>
          <w:spacing w:val="-2"/>
          <w:sz w:val="24"/>
          <w:szCs w:val="24"/>
        </w:rPr>
        <w:t>Específicos</w:t>
      </w:r>
    </w:p>
    <w:p w:rsidR="0088129A" w:rsidRDefault="00401127" w:rsidP="00401127">
      <w:pPr>
        <w:pStyle w:val="PargrafodaLista"/>
        <w:numPr>
          <w:ilvl w:val="0"/>
          <w:numId w:val="3"/>
        </w:numPr>
        <w:spacing w:line="360" w:lineRule="auto"/>
        <w:jc w:val="both"/>
        <w:rPr>
          <w:rFonts w:ascii="Arial" w:hAnsi="Arial" w:cs="Arial"/>
          <w:spacing w:val="-2"/>
          <w:sz w:val="24"/>
          <w:szCs w:val="24"/>
        </w:rPr>
      </w:pPr>
      <w:r>
        <w:rPr>
          <w:rFonts w:ascii="Arial" w:hAnsi="Arial" w:cs="Arial"/>
          <w:spacing w:val="-2"/>
          <w:sz w:val="24"/>
          <w:szCs w:val="24"/>
        </w:rPr>
        <w:t>O Programa deve aceitar</w:t>
      </w:r>
      <w:r w:rsidR="0088129A">
        <w:rPr>
          <w:rFonts w:ascii="Arial" w:hAnsi="Arial" w:cs="Arial"/>
          <w:spacing w:val="-2"/>
          <w:sz w:val="24"/>
          <w:szCs w:val="24"/>
        </w:rPr>
        <w:t xml:space="preserve"> entrada massiva de</w:t>
      </w:r>
      <w:r>
        <w:rPr>
          <w:rFonts w:ascii="Arial" w:hAnsi="Arial" w:cs="Arial"/>
          <w:spacing w:val="-2"/>
          <w:sz w:val="24"/>
          <w:szCs w:val="24"/>
        </w:rPr>
        <w:t xml:space="preserve"> valores estatísticos e </w:t>
      </w:r>
      <w:r w:rsidR="0088129A">
        <w:rPr>
          <w:rFonts w:ascii="Arial" w:hAnsi="Arial" w:cs="Arial"/>
          <w:spacing w:val="-2"/>
          <w:sz w:val="24"/>
          <w:szCs w:val="24"/>
        </w:rPr>
        <w:t xml:space="preserve">de medições meteorológicas, em forma de planilha e/ou manualmente pela interface do programa. </w:t>
      </w:r>
    </w:p>
    <w:p w:rsidR="00401127" w:rsidRDefault="0088129A" w:rsidP="00401127">
      <w:pPr>
        <w:pStyle w:val="PargrafodaLista"/>
        <w:numPr>
          <w:ilvl w:val="0"/>
          <w:numId w:val="3"/>
        </w:numPr>
        <w:spacing w:line="360" w:lineRule="auto"/>
        <w:jc w:val="both"/>
        <w:rPr>
          <w:rFonts w:ascii="Arial" w:hAnsi="Arial" w:cs="Arial"/>
          <w:spacing w:val="-2"/>
          <w:sz w:val="24"/>
          <w:szCs w:val="24"/>
        </w:rPr>
      </w:pPr>
      <w:r>
        <w:rPr>
          <w:rFonts w:ascii="Arial" w:hAnsi="Arial" w:cs="Arial"/>
          <w:spacing w:val="-2"/>
          <w:sz w:val="24"/>
          <w:szCs w:val="24"/>
        </w:rPr>
        <w:t>T</w:t>
      </w:r>
      <w:r w:rsidR="00401127">
        <w:rPr>
          <w:rFonts w:ascii="Arial" w:hAnsi="Arial" w:cs="Arial"/>
          <w:spacing w:val="-2"/>
          <w:sz w:val="24"/>
          <w:szCs w:val="24"/>
        </w:rPr>
        <w:t>ratar esse</w:t>
      </w:r>
      <w:r>
        <w:rPr>
          <w:rFonts w:ascii="Arial" w:hAnsi="Arial" w:cs="Arial"/>
          <w:spacing w:val="-2"/>
          <w:sz w:val="24"/>
          <w:szCs w:val="24"/>
        </w:rPr>
        <w:t>s</w:t>
      </w:r>
      <w:r w:rsidR="00401127">
        <w:rPr>
          <w:rFonts w:ascii="Arial" w:hAnsi="Arial" w:cs="Arial"/>
          <w:spacing w:val="-2"/>
          <w:sz w:val="24"/>
          <w:szCs w:val="24"/>
        </w:rPr>
        <w:t xml:space="preserve"> dados com cálculos</w:t>
      </w:r>
      <w:r>
        <w:rPr>
          <w:rFonts w:ascii="Arial" w:hAnsi="Arial" w:cs="Arial"/>
          <w:spacing w:val="-2"/>
          <w:sz w:val="24"/>
          <w:szCs w:val="24"/>
        </w:rPr>
        <w:t xml:space="preserve"> estatísticos e meteorológicos de múltiplos métodos de modelagem de dados com escolhas pelo usuário.</w:t>
      </w:r>
    </w:p>
    <w:p w:rsidR="0088129A" w:rsidRDefault="000D1579" w:rsidP="00401127">
      <w:pPr>
        <w:pStyle w:val="PargrafodaLista"/>
        <w:numPr>
          <w:ilvl w:val="0"/>
          <w:numId w:val="3"/>
        </w:numPr>
        <w:spacing w:line="360" w:lineRule="auto"/>
        <w:jc w:val="both"/>
        <w:rPr>
          <w:rFonts w:ascii="Arial" w:hAnsi="Arial" w:cs="Arial"/>
          <w:spacing w:val="-2"/>
          <w:sz w:val="24"/>
          <w:szCs w:val="24"/>
        </w:rPr>
      </w:pPr>
      <w:r>
        <w:rPr>
          <w:rFonts w:ascii="Arial" w:hAnsi="Arial" w:cs="Arial"/>
          <w:spacing w:val="-2"/>
          <w:sz w:val="24"/>
          <w:szCs w:val="24"/>
        </w:rPr>
        <w:t>Gerar um arquivo de saída de fácil acesso para o usuário enxergar e interpretar os dados tratados, afim de fazer a transição de dados para o simulador, ou usar o arquivo de saída como o mesmo fim.</w:t>
      </w:r>
    </w:p>
    <w:p w:rsidR="00C05740" w:rsidRDefault="00C05740" w:rsidP="00C05740">
      <w:pPr>
        <w:spacing w:line="360" w:lineRule="auto"/>
        <w:ind w:left="360"/>
        <w:jc w:val="both"/>
        <w:rPr>
          <w:rFonts w:ascii="Arial" w:hAnsi="Arial" w:cs="Arial"/>
          <w:spacing w:val="-2"/>
          <w:sz w:val="24"/>
          <w:szCs w:val="24"/>
        </w:rPr>
      </w:pPr>
      <w:r>
        <w:rPr>
          <w:rFonts w:ascii="Arial" w:hAnsi="Arial" w:cs="Arial"/>
          <w:spacing w:val="-2"/>
          <w:sz w:val="24"/>
          <w:szCs w:val="24"/>
        </w:rPr>
        <w:t>1.2. Hipótese</w:t>
      </w:r>
    </w:p>
    <w:p w:rsidR="0036109F" w:rsidRPr="00C05740" w:rsidRDefault="003455C6" w:rsidP="0036109F">
      <w:pPr>
        <w:spacing w:line="360" w:lineRule="auto"/>
        <w:ind w:left="360"/>
        <w:jc w:val="both"/>
        <w:rPr>
          <w:rFonts w:ascii="Arial" w:hAnsi="Arial" w:cs="Arial"/>
          <w:spacing w:val="-2"/>
          <w:sz w:val="24"/>
          <w:szCs w:val="24"/>
        </w:rPr>
      </w:pPr>
      <w:bookmarkStart w:id="2" w:name="_GoBack"/>
      <w:r>
        <w:rPr>
          <w:rFonts w:ascii="Arial" w:hAnsi="Arial" w:cs="Arial"/>
          <w:spacing w:val="-2"/>
          <w:sz w:val="24"/>
          <w:szCs w:val="24"/>
        </w:rPr>
        <w:t xml:space="preserve">Este trabalho tem base fomentada no fato que Colatina pode estar inserida em uma Zona </w:t>
      </w:r>
      <w:proofErr w:type="spellStart"/>
      <w:r>
        <w:rPr>
          <w:rFonts w:ascii="Arial" w:hAnsi="Arial" w:cs="Arial"/>
          <w:spacing w:val="-2"/>
          <w:sz w:val="24"/>
          <w:szCs w:val="24"/>
        </w:rPr>
        <w:t>Bioclimática</w:t>
      </w:r>
      <w:proofErr w:type="spellEnd"/>
      <w:r>
        <w:rPr>
          <w:rFonts w:ascii="Arial" w:hAnsi="Arial" w:cs="Arial"/>
          <w:spacing w:val="-2"/>
          <w:sz w:val="24"/>
          <w:szCs w:val="24"/>
        </w:rPr>
        <w:t xml:space="preserve"> equivocada pelo zoneamento </w:t>
      </w:r>
      <w:proofErr w:type="spellStart"/>
      <w:r>
        <w:rPr>
          <w:rFonts w:ascii="Arial" w:hAnsi="Arial" w:cs="Arial"/>
          <w:spacing w:val="-2"/>
          <w:sz w:val="24"/>
          <w:szCs w:val="24"/>
        </w:rPr>
        <w:t>Bioclimático</w:t>
      </w:r>
      <w:proofErr w:type="spellEnd"/>
      <w:r>
        <w:rPr>
          <w:rFonts w:ascii="Arial" w:hAnsi="Arial" w:cs="Arial"/>
          <w:spacing w:val="-2"/>
          <w:sz w:val="24"/>
          <w:szCs w:val="24"/>
        </w:rPr>
        <w:t xml:space="preserve"> Brasileiro (ZBB), ou que o ZBB não apresenta parâmetros suficientes para definir o clima da região, uma </w:t>
      </w:r>
      <w:r w:rsidR="00FF7E00">
        <w:rPr>
          <w:rFonts w:ascii="Arial" w:hAnsi="Arial" w:cs="Arial"/>
          <w:spacing w:val="-2"/>
          <w:sz w:val="24"/>
          <w:szCs w:val="24"/>
        </w:rPr>
        <w:t xml:space="preserve">vez que a zona </w:t>
      </w:r>
      <w:proofErr w:type="spellStart"/>
      <w:r w:rsidR="00FF7E00">
        <w:rPr>
          <w:rFonts w:ascii="Arial" w:hAnsi="Arial" w:cs="Arial"/>
          <w:spacing w:val="-2"/>
          <w:sz w:val="24"/>
          <w:szCs w:val="24"/>
        </w:rPr>
        <w:t>Bioclimática</w:t>
      </w:r>
      <w:proofErr w:type="spellEnd"/>
      <w:r w:rsidR="00FF7E00">
        <w:rPr>
          <w:rFonts w:ascii="Arial" w:hAnsi="Arial" w:cs="Arial"/>
          <w:spacing w:val="-2"/>
          <w:sz w:val="24"/>
          <w:szCs w:val="24"/>
        </w:rPr>
        <w:t xml:space="preserve"> de C</w:t>
      </w:r>
      <w:r>
        <w:rPr>
          <w:rFonts w:ascii="Arial" w:hAnsi="Arial" w:cs="Arial"/>
          <w:spacing w:val="-2"/>
          <w:sz w:val="24"/>
          <w:szCs w:val="24"/>
        </w:rPr>
        <w:t>olatina</w:t>
      </w:r>
      <w:r w:rsidR="00FF7E00">
        <w:rPr>
          <w:rFonts w:ascii="Arial" w:hAnsi="Arial" w:cs="Arial"/>
          <w:spacing w:val="-2"/>
          <w:sz w:val="24"/>
          <w:szCs w:val="24"/>
        </w:rPr>
        <w:t xml:space="preserve"> foi definida pelo m</w:t>
      </w:r>
      <w:r w:rsidR="009432AF">
        <w:rPr>
          <w:rFonts w:ascii="Arial" w:hAnsi="Arial" w:cs="Arial"/>
          <w:spacing w:val="-2"/>
          <w:sz w:val="24"/>
          <w:szCs w:val="24"/>
        </w:rPr>
        <w:t xml:space="preserve">étodo de interpolação de dados mesmo existindo estação em </w:t>
      </w:r>
      <w:proofErr w:type="spellStart"/>
      <w:r w:rsidR="009432AF">
        <w:rPr>
          <w:rFonts w:ascii="Arial" w:hAnsi="Arial" w:cs="Arial"/>
          <w:spacing w:val="-2"/>
          <w:sz w:val="24"/>
          <w:szCs w:val="24"/>
        </w:rPr>
        <w:t>marilandia</w:t>
      </w:r>
      <w:proofErr w:type="spellEnd"/>
      <w:r w:rsidR="009432AF">
        <w:rPr>
          <w:rFonts w:ascii="Arial" w:hAnsi="Arial" w:cs="Arial"/>
          <w:spacing w:val="-2"/>
          <w:sz w:val="24"/>
          <w:szCs w:val="24"/>
        </w:rPr>
        <w:t xml:space="preserve"> que poderiam medir esses dados para Colatina e região</w:t>
      </w:r>
      <w:r w:rsidR="00FF7E00">
        <w:rPr>
          <w:rFonts w:ascii="Arial" w:hAnsi="Arial" w:cs="Arial"/>
          <w:spacing w:val="-2"/>
          <w:sz w:val="24"/>
          <w:szCs w:val="24"/>
        </w:rPr>
        <w:t>.</w:t>
      </w:r>
    </w:p>
    <w:bookmarkEnd w:id="2"/>
    <w:p w:rsidR="000D1579" w:rsidRDefault="000D1579" w:rsidP="000D1579">
      <w:pPr>
        <w:spacing w:line="360" w:lineRule="auto"/>
        <w:jc w:val="both"/>
        <w:rPr>
          <w:rFonts w:ascii="Arial" w:hAnsi="Arial" w:cs="Arial"/>
          <w:spacing w:val="-2"/>
          <w:sz w:val="24"/>
          <w:szCs w:val="24"/>
        </w:rPr>
      </w:pPr>
    </w:p>
    <w:p w:rsidR="000D1579" w:rsidRPr="000D1579" w:rsidRDefault="000D1579" w:rsidP="000D1579">
      <w:pPr>
        <w:spacing w:line="360" w:lineRule="auto"/>
        <w:jc w:val="both"/>
        <w:rPr>
          <w:rFonts w:ascii="Arial" w:hAnsi="Arial" w:cs="Arial"/>
          <w:spacing w:val="-2"/>
          <w:sz w:val="24"/>
          <w:szCs w:val="24"/>
        </w:rPr>
      </w:pPr>
    </w:p>
    <w:p w:rsidR="00401127" w:rsidRDefault="00401127" w:rsidP="009F25D9">
      <w:pPr>
        <w:spacing w:line="360" w:lineRule="auto"/>
        <w:jc w:val="both"/>
        <w:rPr>
          <w:rFonts w:ascii="Arial" w:hAnsi="Arial" w:cs="Arial"/>
          <w:spacing w:val="-2"/>
          <w:sz w:val="24"/>
          <w:szCs w:val="24"/>
        </w:rPr>
      </w:pPr>
    </w:p>
    <w:p w:rsidR="009F25D9" w:rsidRPr="009F25D9" w:rsidRDefault="009F25D9" w:rsidP="009F25D9">
      <w:pPr>
        <w:spacing w:line="360" w:lineRule="auto"/>
        <w:jc w:val="both"/>
        <w:rPr>
          <w:rFonts w:ascii="Arial" w:hAnsi="Arial" w:cs="Arial"/>
          <w:spacing w:val="-2"/>
          <w:sz w:val="24"/>
          <w:szCs w:val="24"/>
          <w:highlight w:val="yellow"/>
        </w:rPr>
      </w:pPr>
      <w:r w:rsidRPr="009F25D9">
        <w:rPr>
          <w:rFonts w:ascii="Arial" w:hAnsi="Arial" w:cs="Arial"/>
          <w:spacing w:val="-2"/>
          <w:sz w:val="24"/>
          <w:szCs w:val="24"/>
          <w:highlight w:val="yellow"/>
        </w:rPr>
        <w:t>REFERÊNCIAS</w:t>
      </w:r>
    </w:p>
    <w:p w:rsidR="009F25D9" w:rsidRPr="00EF712B" w:rsidRDefault="009F25D9" w:rsidP="009F25D9">
      <w:pPr>
        <w:spacing w:line="360" w:lineRule="auto"/>
        <w:jc w:val="both"/>
        <w:rPr>
          <w:rFonts w:ascii="Arial" w:hAnsi="Arial" w:cs="Arial"/>
          <w:spacing w:val="-2"/>
          <w:sz w:val="24"/>
          <w:szCs w:val="24"/>
        </w:rPr>
      </w:pPr>
      <w:r w:rsidRPr="009F25D9">
        <w:rPr>
          <w:rFonts w:ascii="Arial" w:hAnsi="Arial" w:cs="Arial"/>
          <w:spacing w:val="-2"/>
          <w:sz w:val="24"/>
          <w:szCs w:val="24"/>
          <w:highlight w:val="yellow"/>
        </w:rPr>
        <w:t xml:space="preserve">   - Colocar as referências citadas</w:t>
      </w:r>
    </w:p>
    <w:sectPr w:rsidR="009F25D9" w:rsidRPr="00EF71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6D7615"/>
    <w:multiLevelType w:val="hybridMultilevel"/>
    <w:tmpl w:val="38C65BA8"/>
    <w:lvl w:ilvl="0" w:tplc="2DC2F658">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DC15B6A"/>
    <w:multiLevelType w:val="hybridMultilevel"/>
    <w:tmpl w:val="7B7CCB1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C0613C"/>
    <w:multiLevelType w:val="multilevel"/>
    <w:tmpl w:val="84B82E34"/>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33F"/>
    <w:rsid w:val="000357E1"/>
    <w:rsid w:val="0009563C"/>
    <w:rsid w:val="000C3F5B"/>
    <w:rsid w:val="000D1579"/>
    <w:rsid w:val="000F2B5A"/>
    <w:rsid w:val="0020486D"/>
    <w:rsid w:val="00232009"/>
    <w:rsid w:val="00260C34"/>
    <w:rsid w:val="002A19F4"/>
    <w:rsid w:val="003342CD"/>
    <w:rsid w:val="003364BB"/>
    <w:rsid w:val="003455C6"/>
    <w:rsid w:val="0036109F"/>
    <w:rsid w:val="00401127"/>
    <w:rsid w:val="00415B4F"/>
    <w:rsid w:val="00443E14"/>
    <w:rsid w:val="00474403"/>
    <w:rsid w:val="004D3AE1"/>
    <w:rsid w:val="004F2078"/>
    <w:rsid w:val="00514287"/>
    <w:rsid w:val="005278B1"/>
    <w:rsid w:val="00615B8C"/>
    <w:rsid w:val="00690CB4"/>
    <w:rsid w:val="007052DE"/>
    <w:rsid w:val="007601AA"/>
    <w:rsid w:val="0088129A"/>
    <w:rsid w:val="009432AF"/>
    <w:rsid w:val="009D379F"/>
    <w:rsid w:val="009F25D9"/>
    <w:rsid w:val="00A52B8C"/>
    <w:rsid w:val="00B2342D"/>
    <w:rsid w:val="00B531AF"/>
    <w:rsid w:val="00C04024"/>
    <w:rsid w:val="00C05740"/>
    <w:rsid w:val="00CA0CEB"/>
    <w:rsid w:val="00D36F98"/>
    <w:rsid w:val="00DE220C"/>
    <w:rsid w:val="00E4586C"/>
    <w:rsid w:val="00EA2624"/>
    <w:rsid w:val="00EE24F5"/>
    <w:rsid w:val="00EF712B"/>
    <w:rsid w:val="00F6333F"/>
    <w:rsid w:val="00F710CB"/>
    <w:rsid w:val="00FF7E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84BFF5-ED62-4261-9245-0041043E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6333F"/>
    <w:pPr>
      <w:ind w:left="720"/>
      <w:contextualSpacing/>
    </w:pPr>
  </w:style>
  <w:style w:type="paragraph" w:styleId="Corpodetexto">
    <w:name w:val="Body Text"/>
    <w:basedOn w:val="Normal"/>
    <w:link w:val="CorpodetextoChar"/>
    <w:uiPriority w:val="1"/>
    <w:qFormat/>
    <w:rsid w:val="00232009"/>
    <w:pPr>
      <w:widowControl w:val="0"/>
      <w:autoSpaceDE w:val="0"/>
      <w:autoSpaceDN w:val="0"/>
      <w:spacing w:after="0" w:line="240" w:lineRule="auto"/>
    </w:pPr>
    <w:rPr>
      <w:rFonts w:ascii="Arial" w:eastAsia="Arial" w:hAnsi="Arial" w:cs="Arial"/>
      <w:sz w:val="24"/>
      <w:szCs w:val="24"/>
      <w:lang w:val="en-US"/>
    </w:rPr>
  </w:style>
  <w:style w:type="character" w:customStyle="1" w:styleId="CorpodetextoChar">
    <w:name w:val="Corpo de texto Char"/>
    <w:basedOn w:val="Fontepargpadro"/>
    <w:link w:val="Corpodetexto"/>
    <w:uiPriority w:val="1"/>
    <w:rsid w:val="00232009"/>
    <w:rPr>
      <w:rFonts w:ascii="Arial" w:eastAsia="Arial"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E32FF-FBAE-4D60-8BC9-C4673B477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1194</Words>
  <Characters>6448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Juarez Paulo</dc:creator>
  <cp:keywords/>
  <dc:description/>
  <cp:lastModifiedBy>Juarez Paulo</cp:lastModifiedBy>
  <cp:revision>2</cp:revision>
  <dcterms:created xsi:type="dcterms:W3CDTF">2019-07-01T20:33:00Z</dcterms:created>
  <dcterms:modified xsi:type="dcterms:W3CDTF">2019-07-01T20:33:00Z</dcterms:modified>
</cp:coreProperties>
</file>